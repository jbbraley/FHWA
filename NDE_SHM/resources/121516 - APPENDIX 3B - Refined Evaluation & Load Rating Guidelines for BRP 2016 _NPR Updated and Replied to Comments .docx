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68B3BF" w14:textId="1FC7D7A7" w:rsidR="00BB2D4A" w:rsidRPr="001E01CD" w:rsidRDefault="00BB2D4A" w:rsidP="007D2F0F">
      <w:pPr>
        <w:spacing w:after="120" w:line="240" w:lineRule="auto"/>
        <w:jc w:val="center"/>
        <w:rPr>
          <w:rFonts w:eastAsia="Calibri" w:cs="Arial"/>
          <w:b/>
          <w:bCs/>
          <w:kern w:val="36"/>
          <w:sz w:val="32"/>
          <w:szCs w:val="32"/>
        </w:rPr>
      </w:pPr>
      <w:r w:rsidRPr="001E01CD">
        <w:rPr>
          <w:rFonts w:eastAsia="Calibri" w:cs="Arial"/>
          <w:noProof/>
          <w:color w:val="C00000"/>
        </w:rPr>
        <mc:AlternateContent>
          <mc:Choice Requires="wps">
            <w:drawing>
              <wp:anchor distT="0" distB="0" distL="114300" distR="114300" simplePos="0" relativeHeight="251673600" behindDoc="0" locked="0" layoutInCell="1" allowOverlap="1" wp14:anchorId="09A6A026" wp14:editId="585A93AA">
                <wp:simplePos x="0" y="0"/>
                <wp:positionH relativeFrom="column">
                  <wp:posOffset>2800350</wp:posOffset>
                </wp:positionH>
                <wp:positionV relativeFrom="paragraph">
                  <wp:posOffset>-584835</wp:posOffset>
                </wp:positionV>
                <wp:extent cx="3143250" cy="342900"/>
                <wp:effectExtent l="0" t="0" r="0" b="0"/>
                <wp:wrapNone/>
                <wp:docPr id="8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6E193" w14:textId="72E5EB6D" w:rsidR="005C186C" w:rsidRPr="000707C1" w:rsidRDefault="005C186C" w:rsidP="00BB2D4A">
                            <w:pPr>
                              <w:pStyle w:val="BodyText"/>
                              <w:jc w:val="right"/>
                              <w:rPr>
                                <w:rFonts w:cs="Arial"/>
                                <w:szCs w:val="24"/>
                              </w:rPr>
                            </w:pPr>
                            <w:r>
                              <w:rPr>
                                <w:rFonts w:cs="Arial"/>
                                <w:szCs w:val="24"/>
                              </w:rPr>
                              <w:t>RU439376-3B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026" type="#_x0000_t202" style="position:absolute;left:0;text-align:left;margin-left:220.5pt;margin-top:-46.05pt;width:247.5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" filled="f" stroked="f">
                <v:textbox>
                  <w:txbxContent>
                    <w:p w14:paraId="2406E193" w14:textId="72E5EB6D" w:rsidR="005C186C" w:rsidRPr="000707C1" w:rsidRDefault="005C186C" w:rsidP="00BB2D4A">
                      <w:pPr>
                        <w:pStyle w:val="BodyText"/>
                        <w:jc w:val="right"/>
                        <w:rPr>
                          <w:rFonts w:cs="Arial"/>
                          <w:szCs w:val="24"/>
                        </w:rPr>
                      </w:pPr>
                      <w:r>
                        <w:rPr>
                          <w:rFonts w:cs="Arial"/>
                          <w:szCs w:val="24"/>
                        </w:rPr>
                        <w:t>RU439376-3B</w:t>
                      </w:r>
                    </w:p>
                  </w:txbxContent>
                </v:textbox>
              </v:shape>
            </w:pict>
          </mc:Fallback>
        </mc:AlternateContent>
      </w:r>
      <w:r w:rsidRPr="001E01CD">
        <w:rPr>
          <w:rFonts w:eastAsia="Calibri" w:cs="Arial"/>
          <w:b/>
          <w:bCs/>
          <w:kern w:val="36"/>
          <w:sz w:val="32"/>
          <w:szCs w:val="32"/>
        </w:rPr>
        <w:t>GUIDELINES FOR RE</w:t>
      </w:r>
      <w:ins w:id="0" w:author="John Braley" w:date="2016-12-15T12:53:00Z">
        <w:r w:rsidR="005C186C">
          <w:rPr>
            <w:rFonts w:eastAsia="Calibri" w:cs="Arial"/>
            <w:b/>
            <w:bCs/>
            <w:kern w:val="36"/>
            <w:sz w:val="32"/>
            <w:szCs w:val="32"/>
          </w:rPr>
          <w:t>F</w:t>
        </w:r>
      </w:ins>
      <w:del w:id="1" w:author="John Braley" w:date="2016-12-15T12:53:00Z">
        <w:r w:rsidRPr="001E01CD" w:rsidDel="005C186C">
          <w:rPr>
            <w:rFonts w:eastAsia="Calibri" w:cs="Arial"/>
            <w:b/>
            <w:bCs/>
            <w:kern w:val="36"/>
            <w:sz w:val="32"/>
            <w:szCs w:val="32"/>
          </w:rPr>
          <w:delText>V</w:delText>
        </w:r>
      </w:del>
      <w:r w:rsidRPr="001E01CD">
        <w:rPr>
          <w:rFonts w:eastAsia="Calibri" w:cs="Arial"/>
          <w:b/>
          <w:bCs/>
          <w:kern w:val="36"/>
          <w:sz w:val="32"/>
          <w:szCs w:val="32"/>
        </w:rPr>
        <w:t>INED EVALUATION AND LOAD RATING OF STEEL MULTI-GIRDER BRIDGES:</w:t>
      </w:r>
    </w:p>
    <w:p w14:paraId="43C48C97" w14:textId="185C14E8" w:rsidR="00BB2D4A" w:rsidRPr="001E01CD" w:rsidRDefault="00BB2D4A" w:rsidP="007D2F0F">
      <w:pPr>
        <w:spacing w:after="120" w:line="240" w:lineRule="auto"/>
        <w:jc w:val="center"/>
        <w:rPr>
          <w:rFonts w:eastAsia="Calibri" w:cs="Arial"/>
          <w:b/>
          <w:bCs/>
          <w:kern w:val="36"/>
          <w:sz w:val="32"/>
          <w:szCs w:val="32"/>
        </w:rPr>
      </w:pPr>
      <w:r w:rsidRPr="001E01CD">
        <w:rPr>
          <w:rFonts w:eastAsia="Calibri" w:cs="Arial"/>
          <w:b/>
          <w:bCs/>
          <w:kern w:val="36"/>
          <w:sz w:val="32"/>
          <w:szCs w:val="32"/>
        </w:rPr>
        <w:t>Volume 3B</w:t>
      </w:r>
    </w:p>
    <w:p w14:paraId="66524D67" w14:textId="77777777" w:rsidR="00BB2D4A" w:rsidRPr="001E01CD" w:rsidRDefault="00BB2D4A" w:rsidP="007D2F0F">
      <w:pPr>
        <w:spacing w:after="0" w:line="240" w:lineRule="auto"/>
        <w:jc w:val="center"/>
        <w:rPr>
          <w:rFonts w:eastAsia="Calibri" w:cs="Arial"/>
        </w:rPr>
      </w:pPr>
      <w:r w:rsidRPr="001E01CD">
        <w:rPr>
          <w:rFonts w:eastAsia="Calibri" w:cs="Arial"/>
        </w:rPr>
        <w:t>Final Report</w:t>
      </w:r>
    </w:p>
    <w:p w14:paraId="7E704C5E" w14:textId="77777777" w:rsidR="00BB2D4A" w:rsidRPr="001E01CD" w:rsidRDefault="00BB2D4A" w:rsidP="007D2F0F">
      <w:pPr>
        <w:spacing w:after="0" w:line="240" w:lineRule="auto"/>
        <w:jc w:val="center"/>
        <w:rPr>
          <w:rFonts w:eastAsia="Times New Roman" w:cs="Arial"/>
          <w:szCs w:val="24"/>
        </w:rPr>
      </w:pPr>
      <w:r w:rsidRPr="001E01CD">
        <w:rPr>
          <w:rFonts w:eastAsia="Times New Roman" w:cs="Arial"/>
          <w:szCs w:val="24"/>
        </w:rPr>
        <w:t>December 2016</w:t>
      </w:r>
    </w:p>
    <w:p w14:paraId="352EBE31" w14:textId="77777777" w:rsidR="00BB2D4A" w:rsidRPr="001E01CD" w:rsidRDefault="00BB2D4A" w:rsidP="007D2F0F">
      <w:pPr>
        <w:spacing w:after="0" w:line="240" w:lineRule="auto"/>
        <w:jc w:val="center"/>
        <w:rPr>
          <w:rFonts w:eastAsia="Times New Roman" w:cs="Arial"/>
          <w:szCs w:val="24"/>
        </w:rPr>
      </w:pPr>
    </w:p>
    <w:p w14:paraId="5D432402" w14:textId="6E31B38C" w:rsidR="00BB2D4A" w:rsidRPr="001E01CD" w:rsidRDefault="00BB2D4A" w:rsidP="007D2F0F">
      <w:pPr>
        <w:spacing w:after="0" w:line="240" w:lineRule="auto"/>
        <w:jc w:val="center"/>
        <w:rPr>
          <w:rFonts w:eastAsia="Times New Roman" w:cs="Arial"/>
          <w:szCs w:val="24"/>
        </w:rPr>
      </w:pPr>
      <w:r w:rsidRPr="001E01CD">
        <w:rPr>
          <w:rFonts w:eastAsia="Times New Roman" w:cs="Arial"/>
          <w:szCs w:val="24"/>
        </w:rPr>
        <w:t>Submitted by</w:t>
      </w:r>
    </w:p>
    <w:p w14:paraId="03C1FBC6" w14:textId="77777777" w:rsidR="0083213D" w:rsidRPr="001E01CD" w:rsidRDefault="0083213D" w:rsidP="007D2F0F">
      <w:pPr>
        <w:spacing w:after="0" w:line="240" w:lineRule="auto"/>
        <w:jc w:val="center"/>
        <w:rPr>
          <w:rFonts w:eastAsia="Times New Roman" w:cs="Arial"/>
          <w:szCs w:val="24"/>
        </w:rPr>
      </w:pPr>
    </w:p>
    <w:p w14:paraId="172F4486" w14:textId="01B66677" w:rsidR="0083213D" w:rsidRPr="001E01CD" w:rsidRDefault="0083213D" w:rsidP="007D2F0F">
      <w:pPr>
        <w:spacing w:after="0" w:line="240" w:lineRule="auto"/>
        <w:jc w:val="center"/>
        <w:rPr>
          <w:rFonts w:eastAsia="Times New Roman" w:cs="Arial"/>
          <w:szCs w:val="24"/>
        </w:rPr>
      </w:pPr>
      <w:r w:rsidRPr="001E01CD">
        <w:rPr>
          <w:rFonts w:eastAsia="Times New Roman" w:cs="Arial"/>
          <w:szCs w:val="24"/>
        </w:rPr>
        <w:t>Nicholas Romano</w:t>
      </w:r>
    </w:p>
    <w:p w14:paraId="2859F9F7" w14:textId="65E05D85" w:rsidR="0083213D" w:rsidRPr="001E01CD" w:rsidRDefault="0083213D" w:rsidP="007D2F0F">
      <w:pPr>
        <w:spacing w:after="0" w:line="240" w:lineRule="auto"/>
        <w:jc w:val="center"/>
        <w:rPr>
          <w:rFonts w:eastAsia="Times New Roman" w:cs="Arial"/>
          <w:szCs w:val="24"/>
        </w:rPr>
      </w:pPr>
      <w:r w:rsidRPr="001E01CD">
        <w:rPr>
          <w:rFonts w:eastAsia="Times New Roman" w:cs="Arial"/>
          <w:szCs w:val="24"/>
        </w:rPr>
        <w:t>CAIT Research Staff</w:t>
      </w:r>
    </w:p>
    <w:p w14:paraId="55CBEF78" w14:textId="77777777" w:rsidR="0083213D" w:rsidRPr="001E01CD" w:rsidRDefault="0083213D" w:rsidP="007D2F0F">
      <w:pPr>
        <w:spacing w:after="0" w:line="240" w:lineRule="auto"/>
        <w:jc w:val="center"/>
        <w:rPr>
          <w:rFonts w:eastAsia="Times New Roman" w:cs="Arial"/>
          <w:szCs w:val="24"/>
        </w:rPr>
      </w:pPr>
    </w:p>
    <w:p w14:paraId="3019795C" w14:textId="20C3F304" w:rsidR="0083213D" w:rsidRPr="001E01CD" w:rsidRDefault="0083213D" w:rsidP="007D2F0F">
      <w:pPr>
        <w:spacing w:after="0" w:line="240" w:lineRule="auto"/>
        <w:jc w:val="center"/>
        <w:rPr>
          <w:rFonts w:eastAsia="Times New Roman" w:cs="Arial"/>
          <w:szCs w:val="24"/>
        </w:rPr>
      </w:pPr>
      <w:r w:rsidRPr="001E01CD">
        <w:rPr>
          <w:rFonts w:eastAsia="Times New Roman" w:cs="Arial"/>
          <w:szCs w:val="24"/>
        </w:rPr>
        <w:t xml:space="preserve">David </w:t>
      </w:r>
      <w:proofErr w:type="spellStart"/>
      <w:r w:rsidRPr="001E01CD">
        <w:rPr>
          <w:rFonts w:eastAsia="Times New Roman" w:cs="Arial"/>
          <w:szCs w:val="24"/>
        </w:rPr>
        <w:t>Masceri</w:t>
      </w:r>
      <w:proofErr w:type="spellEnd"/>
      <w:r w:rsidRPr="001E01CD">
        <w:rPr>
          <w:rFonts w:eastAsia="Times New Roman" w:cs="Arial"/>
          <w:szCs w:val="24"/>
        </w:rPr>
        <w:t>, Ph.D.</w:t>
      </w:r>
    </w:p>
    <w:p w14:paraId="184E9907" w14:textId="3370EBC1" w:rsidR="0083213D" w:rsidRPr="001E01CD" w:rsidRDefault="0083213D" w:rsidP="007D2F0F">
      <w:pPr>
        <w:spacing w:after="0" w:line="240" w:lineRule="auto"/>
        <w:jc w:val="center"/>
        <w:rPr>
          <w:rFonts w:eastAsia="Times New Roman" w:cs="Arial"/>
          <w:szCs w:val="24"/>
        </w:rPr>
      </w:pPr>
      <w:r w:rsidRPr="001E01CD">
        <w:rPr>
          <w:rFonts w:eastAsia="Times New Roman" w:cs="Arial"/>
          <w:szCs w:val="24"/>
        </w:rPr>
        <w:t>CAIT Research Associate</w:t>
      </w:r>
    </w:p>
    <w:p w14:paraId="0E112CC0" w14:textId="6A3E511B" w:rsidR="0083213D" w:rsidRPr="001E01CD" w:rsidRDefault="0083213D" w:rsidP="007D2F0F">
      <w:pPr>
        <w:spacing w:after="0" w:line="240" w:lineRule="auto"/>
        <w:jc w:val="center"/>
        <w:rPr>
          <w:rFonts w:eastAsia="Times New Roman" w:cs="Arial"/>
          <w:szCs w:val="24"/>
        </w:rPr>
      </w:pPr>
    </w:p>
    <w:p w14:paraId="73BA7137" w14:textId="39CC8F0B" w:rsidR="0083213D" w:rsidRPr="001E01CD" w:rsidRDefault="0083213D" w:rsidP="007D2F0F">
      <w:pPr>
        <w:spacing w:after="0" w:line="240" w:lineRule="auto"/>
        <w:jc w:val="center"/>
        <w:rPr>
          <w:rFonts w:eastAsia="Times New Roman" w:cs="Arial"/>
          <w:szCs w:val="24"/>
        </w:rPr>
      </w:pPr>
      <w:r w:rsidRPr="001E01CD">
        <w:rPr>
          <w:rFonts w:eastAsia="Times New Roman" w:cs="Arial"/>
          <w:szCs w:val="24"/>
        </w:rPr>
        <w:t xml:space="preserve">Adriana </w:t>
      </w:r>
      <w:proofErr w:type="spellStart"/>
      <w:r w:rsidRPr="001E01CD">
        <w:rPr>
          <w:rFonts w:eastAsia="Times New Roman" w:cs="Arial"/>
          <w:szCs w:val="24"/>
        </w:rPr>
        <w:t>Trias</w:t>
      </w:r>
      <w:proofErr w:type="spellEnd"/>
    </w:p>
    <w:p w14:paraId="20C4BD04" w14:textId="61591ACD" w:rsidR="00BB2D4A" w:rsidRDefault="0083213D" w:rsidP="007D2F0F">
      <w:pPr>
        <w:tabs>
          <w:tab w:val="center" w:pos="2160"/>
          <w:tab w:val="center" w:pos="5040"/>
          <w:tab w:val="center" w:pos="7200"/>
        </w:tabs>
        <w:spacing w:after="0" w:line="240" w:lineRule="auto"/>
        <w:jc w:val="center"/>
        <w:rPr>
          <w:rFonts w:eastAsia="Times New Roman" w:cs="Arial"/>
          <w:szCs w:val="24"/>
        </w:rPr>
      </w:pPr>
      <w:r w:rsidRPr="001E01CD">
        <w:rPr>
          <w:rFonts w:eastAsia="Times New Roman" w:cs="Arial"/>
          <w:szCs w:val="24"/>
        </w:rPr>
        <w:t>Graduate Assistant</w:t>
      </w:r>
    </w:p>
    <w:p w14:paraId="32661E63" w14:textId="77777777" w:rsidR="001F0FE1" w:rsidRPr="001E01CD" w:rsidDel="0083213D" w:rsidRDefault="001F0FE1" w:rsidP="007D2F0F">
      <w:pPr>
        <w:spacing w:after="0" w:line="240" w:lineRule="auto"/>
        <w:jc w:val="center"/>
        <w:rPr>
          <w:del w:id="2" w:author="Nick Romano" w:date="2016-12-14T14:19:00Z"/>
          <w:rFonts w:eastAsia="Times New Roman" w:cs="Arial"/>
          <w:szCs w:val="24"/>
        </w:rPr>
      </w:pPr>
    </w:p>
    <w:p w14:paraId="3693F508" w14:textId="77777777" w:rsidR="00BB2D4A" w:rsidRPr="001E01CD" w:rsidRDefault="00BB2D4A" w:rsidP="007D2F0F">
      <w:pPr>
        <w:tabs>
          <w:tab w:val="center" w:pos="2160"/>
          <w:tab w:val="center" w:pos="5040"/>
          <w:tab w:val="center" w:pos="7200"/>
        </w:tabs>
        <w:spacing w:after="0" w:line="240" w:lineRule="auto"/>
        <w:jc w:val="center"/>
        <w:rPr>
          <w:rFonts w:eastAsia="Calibri" w:cs="Arial"/>
        </w:rPr>
      </w:pPr>
    </w:p>
    <w:p w14:paraId="73C94221" w14:textId="5FB014C3" w:rsidR="00BB2D4A" w:rsidRPr="001E01CD" w:rsidRDefault="00BB2D4A" w:rsidP="007D2F0F">
      <w:pPr>
        <w:tabs>
          <w:tab w:val="center" w:pos="2160"/>
          <w:tab w:val="center" w:pos="5040"/>
          <w:tab w:val="center" w:pos="7200"/>
        </w:tabs>
        <w:spacing w:after="0" w:line="240" w:lineRule="auto"/>
        <w:jc w:val="center"/>
        <w:rPr>
          <w:rFonts w:eastAsia="Calibri" w:cs="Arial"/>
          <w:lang w:val="es-PR"/>
        </w:rPr>
      </w:pPr>
      <w:r w:rsidRPr="001E01CD">
        <w:rPr>
          <w:rFonts w:eastAsia="Calibri" w:cs="Arial"/>
          <w:lang w:val="es-PR"/>
        </w:rPr>
        <w:t>Andrés M. Roda, P.E.</w:t>
      </w:r>
    </w:p>
    <w:p w14:paraId="0AFAF14A" w14:textId="01195BC7" w:rsidR="00BB2D4A" w:rsidRPr="001E01CD" w:rsidRDefault="00BB2D4A" w:rsidP="007D2F0F">
      <w:pPr>
        <w:tabs>
          <w:tab w:val="center" w:pos="2160"/>
          <w:tab w:val="center" w:pos="5040"/>
          <w:tab w:val="center" w:pos="7200"/>
        </w:tabs>
        <w:spacing w:after="0" w:line="240" w:lineRule="auto"/>
        <w:jc w:val="center"/>
        <w:rPr>
          <w:rFonts w:eastAsia="Calibri" w:cs="Arial"/>
        </w:rPr>
      </w:pPr>
      <w:r w:rsidRPr="001E01CD">
        <w:rPr>
          <w:rFonts w:eastAsia="Calibri" w:cs="Arial"/>
        </w:rPr>
        <w:t>Senior Research Manager</w:t>
      </w:r>
    </w:p>
    <w:p w14:paraId="58075CC1" w14:textId="77777777" w:rsidR="00BB2D4A" w:rsidRPr="001E01CD" w:rsidRDefault="00BB2D4A" w:rsidP="007D2F0F">
      <w:pPr>
        <w:tabs>
          <w:tab w:val="center" w:pos="2160"/>
          <w:tab w:val="center" w:pos="5040"/>
          <w:tab w:val="center" w:pos="7200"/>
        </w:tabs>
        <w:spacing w:after="0" w:line="240" w:lineRule="auto"/>
        <w:jc w:val="center"/>
        <w:rPr>
          <w:rFonts w:eastAsia="Calibri" w:cs="Arial"/>
        </w:rPr>
      </w:pPr>
    </w:p>
    <w:p w14:paraId="2D7E2CC9" w14:textId="1ABB963D" w:rsidR="00BB2D4A" w:rsidRPr="001E01CD" w:rsidRDefault="00BB2D4A" w:rsidP="007D2F0F">
      <w:pPr>
        <w:spacing w:after="0" w:line="240" w:lineRule="auto"/>
        <w:jc w:val="center"/>
        <w:rPr>
          <w:rFonts w:eastAsia="Calibri" w:cs="Arial"/>
        </w:rPr>
      </w:pPr>
      <w:r w:rsidRPr="001E01CD">
        <w:rPr>
          <w:rFonts w:eastAsia="Calibri" w:cs="Arial"/>
        </w:rPr>
        <w:t>Center for Advanced Infrastructure and Transportation (CAIT)</w:t>
      </w:r>
    </w:p>
    <w:p w14:paraId="5C88D83C" w14:textId="77777777" w:rsidR="00BB2D4A" w:rsidRPr="001E01CD" w:rsidRDefault="00BB2D4A" w:rsidP="007D2F0F">
      <w:pPr>
        <w:spacing w:after="0" w:line="240" w:lineRule="auto"/>
        <w:jc w:val="center"/>
        <w:rPr>
          <w:rFonts w:eastAsia="Calibri" w:cs="Arial"/>
        </w:rPr>
      </w:pPr>
      <w:smartTag w:uri="urn:schemas-microsoft-com:office:smarttags" w:element="place">
        <w:r w:rsidRPr="001E01CD">
          <w:rPr>
            <w:rFonts w:eastAsia="Calibri" w:cs="Arial"/>
          </w:rPr>
          <w:t>Rutgers</w:t>
        </w:r>
      </w:smartTag>
      <w:r w:rsidRPr="001E01CD">
        <w:rPr>
          <w:rFonts w:eastAsia="Calibri" w:cs="Arial"/>
        </w:rPr>
        <w:t xml:space="preserve">, the </w:t>
      </w:r>
      <w:smartTag w:uri="urn:schemas-microsoft-com:office:smarttags" w:element="place">
        <w:smartTag w:uri="urn:schemas-microsoft-com:office:smarttags" w:element="PlaceType">
          <w:r w:rsidRPr="001E01CD">
            <w:rPr>
              <w:rFonts w:eastAsia="Calibri" w:cs="Arial"/>
            </w:rPr>
            <w:t>State</w:t>
          </w:r>
        </w:smartTag>
        <w:r w:rsidRPr="001E01CD">
          <w:rPr>
            <w:rFonts w:eastAsia="Calibri" w:cs="Arial"/>
          </w:rPr>
          <w:t xml:space="preserve"> </w:t>
        </w:r>
        <w:smartTag w:uri="urn:schemas-microsoft-com:office:smarttags" w:element="PlaceType">
          <w:r w:rsidRPr="001E01CD">
            <w:rPr>
              <w:rFonts w:eastAsia="Calibri" w:cs="Arial"/>
            </w:rPr>
            <w:t>University</w:t>
          </w:r>
        </w:smartTag>
      </w:smartTag>
      <w:r w:rsidRPr="001E01CD">
        <w:rPr>
          <w:rFonts w:eastAsia="Calibri" w:cs="Arial"/>
        </w:rPr>
        <w:t xml:space="preserve"> of </w:t>
      </w:r>
      <w:smartTag w:uri="urn:schemas-microsoft-com:office:smarttags" w:element="Street">
        <w:smartTag w:uri="urn:schemas-microsoft-com:office:smarttags" w:element="place">
          <w:r w:rsidRPr="001E01CD">
            <w:rPr>
              <w:rFonts w:eastAsia="Calibri" w:cs="Arial"/>
            </w:rPr>
            <w:t>New Jersey</w:t>
          </w:r>
        </w:smartTag>
      </w:smartTag>
    </w:p>
    <w:p w14:paraId="08DC5F00" w14:textId="77777777" w:rsidR="00BB2D4A" w:rsidRPr="001E01CD" w:rsidRDefault="00BB2D4A" w:rsidP="007D2F0F">
      <w:pPr>
        <w:spacing w:after="0" w:line="240" w:lineRule="auto"/>
        <w:jc w:val="center"/>
        <w:rPr>
          <w:rFonts w:eastAsia="Calibri" w:cs="Arial"/>
        </w:rPr>
      </w:pPr>
      <w:r w:rsidRPr="001E01CD">
        <w:rPr>
          <w:rFonts w:eastAsia="Calibri" w:cs="Arial"/>
        </w:rPr>
        <w:t>100 Brett Road</w:t>
      </w:r>
    </w:p>
    <w:p w14:paraId="09353761" w14:textId="77777777" w:rsidR="00BB2D4A" w:rsidRPr="001E01CD" w:rsidRDefault="00BB2D4A" w:rsidP="007D2F0F">
      <w:pPr>
        <w:spacing w:after="0" w:line="240" w:lineRule="auto"/>
        <w:jc w:val="center"/>
        <w:rPr>
          <w:rFonts w:eastAsia="Calibri" w:cs="Arial"/>
        </w:rPr>
      </w:pPr>
      <w:r w:rsidRPr="001E01CD">
        <w:rPr>
          <w:rFonts w:eastAsia="Calibri" w:cs="Arial"/>
        </w:rPr>
        <w:t>Piscataway, NJ 08854</w:t>
      </w:r>
    </w:p>
    <w:p w14:paraId="599A3670" w14:textId="77777777" w:rsidR="00BB2D4A" w:rsidRPr="001E01CD" w:rsidRDefault="00BB2D4A" w:rsidP="007D2F0F">
      <w:pPr>
        <w:spacing w:after="120" w:line="240" w:lineRule="auto"/>
        <w:jc w:val="center"/>
        <w:rPr>
          <w:rFonts w:eastAsia="Calibri" w:cs="Arial"/>
        </w:rPr>
      </w:pPr>
    </w:p>
    <w:p w14:paraId="5CE85E6A" w14:textId="78AE36B1" w:rsidR="00BB2D4A" w:rsidRPr="001E01CD" w:rsidRDefault="00BB2D4A" w:rsidP="007D2F0F">
      <w:pPr>
        <w:spacing w:after="240" w:line="240" w:lineRule="auto"/>
        <w:jc w:val="center"/>
        <w:rPr>
          <w:rFonts w:eastAsia="Calibri" w:cs="Arial"/>
          <w:szCs w:val="24"/>
        </w:rPr>
      </w:pPr>
      <w:r w:rsidRPr="001E01CD">
        <w:rPr>
          <w:rFonts w:eastAsia="Calibri" w:cs="Arial"/>
          <w:noProof/>
          <w:szCs w:val="24"/>
        </w:rPr>
        <w:drawing>
          <wp:inline distT="0" distB="0" distL="0" distR="0" wp14:anchorId="25DFD400" wp14:editId="16D4C56A">
            <wp:extent cx="914400" cy="914400"/>
            <wp:effectExtent l="0" t="0" r="0" b="0"/>
            <wp:docPr id="9" name="Picture 9" descr="https://upload.wikimedia.org/wikipedia/commons/thumb/9/96/Seal_of_the_New_Jersey_Department_of_Transportation.svg/1000px-Seal_of_the_New_Jersey_Department_of_Transport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Seal_of_the_New_Jersey_Department_of_Transportation.svg/1000px-Seal_of_the_New_Jersey_Department_of_Transportation.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97AF6BA" w14:textId="77777777" w:rsidR="00BB2D4A" w:rsidRPr="001E01CD" w:rsidRDefault="00BB2D4A" w:rsidP="007D2F0F">
      <w:pPr>
        <w:spacing w:after="0" w:line="240" w:lineRule="auto"/>
        <w:jc w:val="center"/>
        <w:rPr>
          <w:rFonts w:eastAsia="Calibri" w:cs="Arial"/>
          <w:szCs w:val="24"/>
        </w:rPr>
      </w:pPr>
      <w:r w:rsidRPr="001E01CD">
        <w:rPr>
          <w:rFonts w:eastAsia="Calibri" w:cs="Arial"/>
          <w:szCs w:val="24"/>
        </w:rPr>
        <w:t>New Jersey Department of Transportation</w:t>
      </w:r>
    </w:p>
    <w:p w14:paraId="5D581ED3" w14:textId="77777777" w:rsidR="00BB2D4A" w:rsidRPr="001E01CD" w:rsidRDefault="00BB2D4A" w:rsidP="007D2F0F">
      <w:pPr>
        <w:spacing w:after="0" w:line="240" w:lineRule="auto"/>
        <w:jc w:val="center"/>
        <w:rPr>
          <w:rFonts w:eastAsia="Calibri" w:cs="Arial"/>
          <w:szCs w:val="24"/>
        </w:rPr>
      </w:pPr>
      <w:r w:rsidRPr="001E01CD">
        <w:rPr>
          <w:rFonts w:eastAsia="Calibri" w:cs="Arial"/>
          <w:szCs w:val="24"/>
        </w:rPr>
        <w:t>1035 Parkway Ave.</w:t>
      </w:r>
    </w:p>
    <w:p w14:paraId="18A37C04" w14:textId="77777777" w:rsidR="00BB2D4A" w:rsidRPr="001E01CD" w:rsidRDefault="00BB2D4A" w:rsidP="007D2F0F">
      <w:pPr>
        <w:spacing w:after="0" w:line="240" w:lineRule="auto"/>
        <w:jc w:val="center"/>
        <w:rPr>
          <w:rFonts w:eastAsia="Calibri" w:cs="Arial"/>
          <w:szCs w:val="24"/>
        </w:rPr>
      </w:pPr>
      <w:r w:rsidRPr="001E01CD">
        <w:rPr>
          <w:rFonts w:eastAsia="Calibri" w:cs="Arial"/>
          <w:szCs w:val="24"/>
        </w:rPr>
        <w:t>Trenton, NJ 08625</w:t>
      </w:r>
    </w:p>
    <w:p w14:paraId="52D9667D" w14:textId="77777777" w:rsidR="00BB2D4A" w:rsidRPr="001E01CD" w:rsidRDefault="00BB2D4A" w:rsidP="007D2F0F">
      <w:pPr>
        <w:spacing w:after="0" w:line="240" w:lineRule="auto"/>
        <w:jc w:val="center"/>
        <w:rPr>
          <w:rFonts w:eastAsia="Calibri" w:cs="Arial"/>
          <w:szCs w:val="24"/>
        </w:rPr>
      </w:pPr>
    </w:p>
    <w:p w14:paraId="793DBCB9" w14:textId="77777777" w:rsidR="00BB2D4A" w:rsidRPr="001E01CD" w:rsidRDefault="00BB2D4A" w:rsidP="007D2F0F">
      <w:pPr>
        <w:autoSpaceDE w:val="0"/>
        <w:autoSpaceDN w:val="0"/>
        <w:adjustRightInd w:val="0"/>
        <w:spacing w:after="0"/>
        <w:jc w:val="center"/>
        <w:rPr>
          <w:rFonts w:eastAsia="Times New Roman" w:cs="Arial"/>
          <w:szCs w:val="24"/>
        </w:rPr>
      </w:pPr>
      <w:r w:rsidRPr="001E01CD">
        <w:rPr>
          <w:rFonts w:eastAsia="Calibri" w:cs="Arial"/>
          <w:szCs w:val="24"/>
        </w:rPr>
        <w:t>In cooperation with</w:t>
      </w:r>
      <w:r w:rsidRPr="001E01CD">
        <w:rPr>
          <w:rFonts w:eastAsia="Calibri" w:cs="Arial"/>
          <w:szCs w:val="24"/>
        </w:rPr>
        <w:br/>
      </w:r>
      <w:r w:rsidRPr="001E01CD">
        <w:rPr>
          <w:rFonts w:eastAsia="Times New Roman" w:cs="Arial"/>
          <w:szCs w:val="24"/>
        </w:rPr>
        <w:t>New Jersey Department of Transportation</w:t>
      </w:r>
    </w:p>
    <w:p w14:paraId="507DF3F3" w14:textId="77777777" w:rsidR="00BB2D4A" w:rsidRPr="001E01CD" w:rsidRDefault="00BB2D4A" w:rsidP="007D2F0F">
      <w:pPr>
        <w:autoSpaceDE w:val="0"/>
        <w:autoSpaceDN w:val="0"/>
        <w:adjustRightInd w:val="0"/>
        <w:spacing w:after="0"/>
        <w:jc w:val="center"/>
        <w:rPr>
          <w:rFonts w:eastAsia="Times New Roman" w:cs="Arial"/>
          <w:szCs w:val="24"/>
        </w:rPr>
      </w:pPr>
      <w:r w:rsidRPr="001E01CD">
        <w:rPr>
          <w:rFonts w:eastAsia="Times New Roman" w:cs="Arial"/>
          <w:szCs w:val="24"/>
        </w:rPr>
        <w:t>Bridge Engineering and Infrastructure Management</w:t>
      </w:r>
    </w:p>
    <w:p w14:paraId="0B049D1A" w14:textId="77777777" w:rsidR="00BB2D4A" w:rsidRPr="001E01CD" w:rsidRDefault="00BB2D4A" w:rsidP="007D2F0F">
      <w:pPr>
        <w:autoSpaceDE w:val="0"/>
        <w:autoSpaceDN w:val="0"/>
        <w:adjustRightInd w:val="0"/>
        <w:spacing w:after="0"/>
        <w:jc w:val="center"/>
        <w:rPr>
          <w:rFonts w:eastAsia="Times New Roman" w:cs="Arial"/>
          <w:szCs w:val="24"/>
        </w:rPr>
      </w:pPr>
      <w:r w:rsidRPr="001E01CD">
        <w:rPr>
          <w:rFonts w:eastAsia="Times New Roman" w:cs="Arial"/>
          <w:szCs w:val="24"/>
        </w:rPr>
        <w:t>and</w:t>
      </w:r>
    </w:p>
    <w:p w14:paraId="4B0BB088" w14:textId="77777777" w:rsidR="00BB2D4A" w:rsidRPr="001E01CD" w:rsidRDefault="00BB2D4A" w:rsidP="007D2F0F">
      <w:pPr>
        <w:spacing w:after="0" w:line="240" w:lineRule="auto"/>
        <w:jc w:val="center"/>
        <w:rPr>
          <w:rFonts w:eastAsia="Times New Roman" w:cs="Arial"/>
          <w:szCs w:val="24"/>
        </w:rPr>
      </w:pPr>
      <w:r w:rsidRPr="001E01CD">
        <w:rPr>
          <w:rFonts w:eastAsia="Times New Roman" w:cs="Arial"/>
          <w:szCs w:val="24"/>
        </w:rPr>
        <w:t>U.S. Department of Transportation</w:t>
      </w:r>
    </w:p>
    <w:p w14:paraId="1A803331" w14:textId="77777777" w:rsidR="00BB2D4A" w:rsidRPr="001E01CD" w:rsidRDefault="00BB2D4A" w:rsidP="007D2F0F">
      <w:pPr>
        <w:spacing w:after="0" w:line="240" w:lineRule="auto"/>
        <w:jc w:val="center"/>
        <w:rPr>
          <w:rFonts w:eastAsia="Times New Roman" w:cs="Arial"/>
          <w:sz w:val="36"/>
          <w:szCs w:val="36"/>
        </w:rPr>
      </w:pPr>
      <w:r w:rsidRPr="001E01CD">
        <w:rPr>
          <w:rFonts w:eastAsia="Times New Roman" w:cs="Arial"/>
          <w:szCs w:val="24"/>
        </w:rPr>
        <w:t>Federal Highway Administration</w:t>
      </w:r>
      <w:r w:rsidRPr="001E01CD">
        <w:rPr>
          <w:rFonts w:eastAsia="Times New Roman" w:cs="Times New Roman"/>
          <w:szCs w:val="24"/>
        </w:rPr>
        <w:br w:type="page"/>
      </w:r>
      <w:r w:rsidRPr="001E01CD">
        <w:rPr>
          <w:rFonts w:eastAsia="Times New Roman" w:cs="Arial"/>
          <w:b/>
          <w:sz w:val="36"/>
          <w:szCs w:val="36"/>
        </w:rPr>
        <w:lastRenderedPageBreak/>
        <w:t>Disclaimer Statement</w:t>
      </w:r>
    </w:p>
    <w:p w14:paraId="433893DA" w14:textId="77777777" w:rsidR="00BB2D4A" w:rsidRPr="001E01CD" w:rsidRDefault="00BB2D4A" w:rsidP="00CC43C5">
      <w:pPr>
        <w:spacing w:after="0" w:line="240" w:lineRule="auto"/>
        <w:rPr>
          <w:rFonts w:eastAsia="Times New Roman" w:cs="Arial"/>
          <w:szCs w:val="24"/>
        </w:rPr>
      </w:pPr>
      <w:r w:rsidRPr="001E01CD">
        <w:rPr>
          <w:rFonts w:eastAsia="Times New Roman" w:cs="Arial"/>
          <w:szCs w:val="24"/>
        </w:rPr>
        <w:t>The contents of this report reflect the views of the author(s) who is (are) responsible for the facts and the accuracy of the data presented herein. The contents do not necessarily reflect the official views or policies of the New Jersey Department of Transportation or the Federal Highway Administration. This report does not constitute a standard, specification, or regulation.</w:t>
      </w:r>
    </w:p>
    <w:p w14:paraId="6C8CDCBF" w14:textId="77777777" w:rsidR="00BB2D4A" w:rsidRPr="001E01CD" w:rsidRDefault="00BB2D4A" w:rsidP="00CC43C5">
      <w:pPr>
        <w:tabs>
          <w:tab w:val="right" w:pos="10080"/>
        </w:tabs>
        <w:spacing w:before="120" w:after="0" w:line="236" w:lineRule="exact"/>
        <w:rPr>
          <w:rFonts w:ascii="Palatino Linotype" w:eastAsia="Times New Roman" w:hAnsi="Palatino Linotype" w:cs="Arial"/>
          <w:b/>
          <w:bCs/>
          <w:sz w:val="19"/>
          <w:szCs w:val="19"/>
        </w:rPr>
        <w:sectPr w:rsidR="00BB2D4A" w:rsidRPr="001E01CD" w:rsidSect="0016594C">
          <w:footerReference w:type="default" r:id="rId10"/>
          <w:footerReference w:type="first" r:id="rId11"/>
          <w:pgSz w:w="12240" w:h="15840"/>
          <w:pgMar w:top="1440" w:right="1440" w:bottom="1440" w:left="1440" w:header="720" w:footer="720" w:gutter="0"/>
          <w:pgNumType w:fmt="lowerRoman" w:start="1"/>
          <w:cols w:space="720"/>
          <w:docGrid w:linePitch="360"/>
        </w:sectPr>
      </w:pPr>
    </w:p>
    <w:p w14:paraId="72FD8152" w14:textId="77777777" w:rsidR="00BB2D4A" w:rsidRPr="001E01CD" w:rsidRDefault="00BB2D4A" w:rsidP="00CC43C5">
      <w:pPr>
        <w:tabs>
          <w:tab w:val="right" w:pos="10080"/>
        </w:tabs>
        <w:spacing w:before="120" w:after="0" w:line="236" w:lineRule="exact"/>
        <w:rPr>
          <w:rFonts w:ascii="Palatino Linotype" w:eastAsia="Times New Roman" w:hAnsi="Palatino Linotype" w:cs="Arial"/>
          <w:b/>
          <w:bCs/>
          <w:sz w:val="19"/>
          <w:szCs w:val="19"/>
        </w:rPr>
      </w:pPr>
    </w:p>
    <w:tbl>
      <w:tblPr>
        <w:tblStyle w:val="TableGrid1"/>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A0" w:firstRow="1" w:lastRow="0" w:firstColumn="1" w:lastColumn="0" w:noHBand="0" w:noVBand="1"/>
      </w:tblPr>
      <w:tblGrid>
        <w:gridCol w:w="3258"/>
        <w:gridCol w:w="1620"/>
        <w:gridCol w:w="1440"/>
        <w:gridCol w:w="1710"/>
        <w:gridCol w:w="1548"/>
      </w:tblGrid>
      <w:tr w:rsidR="00BB2D4A" w:rsidRPr="001E01CD" w14:paraId="3936DE72" w14:textId="77777777" w:rsidTr="00BB2D4A">
        <w:tc>
          <w:tcPr>
            <w:tcW w:w="3258" w:type="dxa"/>
          </w:tcPr>
          <w:p w14:paraId="02572366"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1. Report No.</w:t>
            </w:r>
          </w:p>
          <w:p w14:paraId="63F5B63A" w14:textId="04BF65CA" w:rsidR="00BB2D4A" w:rsidRPr="001E01CD" w:rsidRDefault="00BB2D4A" w:rsidP="00CC43C5">
            <w:pPr>
              <w:spacing w:after="0" w:line="240" w:lineRule="auto"/>
              <w:rPr>
                <w:rFonts w:eastAsia="Calibri" w:cs="Arial"/>
              </w:rPr>
            </w:pPr>
            <w:r w:rsidRPr="001E01CD">
              <w:rPr>
                <w:rFonts w:eastAsia="Calibri" w:cs="Arial"/>
                <w:sz w:val="20"/>
              </w:rPr>
              <w:t>RU439376-3B</w:t>
            </w:r>
          </w:p>
          <w:p w14:paraId="645CB56C" w14:textId="77777777" w:rsidR="00BB2D4A" w:rsidRPr="001E01CD" w:rsidRDefault="00BB2D4A" w:rsidP="00CC43C5">
            <w:pPr>
              <w:spacing w:after="0" w:line="240" w:lineRule="auto"/>
              <w:rPr>
                <w:rFonts w:eastAsia="Calibri" w:cs="Arial"/>
                <w:szCs w:val="24"/>
              </w:rPr>
            </w:pPr>
            <w:r w:rsidRPr="001E01CD">
              <w:rPr>
                <w:rFonts w:eastAsia="Calibri" w:cs="Arial"/>
              </w:rPr>
              <w:t xml:space="preserve">  </w:t>
            </w:r>
          </w:p>
        </w:tc>
        <w:tc>
          <w:tcPr>
            <w:tcW w:w="3060" w:type="dxa"/>
            <w:gridSpan w:val="2"/>
          </w:tcPr>
          <w:p w14:paraId="53A8E5B9"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2. Government Accession No.</w:t>
            </w:r>
          </w:p>
        </w:tc>
        <w:tc>
          <w:tcPr>
            <w:tcW w:w="3258" w:type="dxa"/>
            <w:gridSpan w:val="2"/>
          </w:tcPr>
          <w:p w14:paraId="1181BCDB"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3. Recipient’s Catalog No.</w:t>
            </w:r>
          </w:p>
        </w:tc>
      </w:tr>
      <w:tr w:rsidR="00BB2D4A" w:rsidRPr="001E01CD" w14:paraId="133FBE77" w14:textId="77777777" w:rsidTr="00BB2D4A">
        <w:tc>
          <w:tcPr>
            <w:tcW w:w="6318" w:type="dxa"/>
            <w:gridSpan w:val="3"/>
            <w:vMerge w:val="restart"/>
          </w:tcPr>
          <w:p w14:paraId="0900A0CC"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4. Title and Subtitle</w:t>
            </w:r>
          </w:p>
          <w:p w14:paraId="78255C5E" w14:textId="1E894B1F" w:rsidR="00BB2D4A" w:rsidRPr="001E01CD" w:rsidRDefault="00BB2D4A" w:rsidP="00CC43C5">
            <w:pPr>
              <w:spacing w:after="0" w:line="240" w:lineRule="auto"/>
              <w:rPr>
                <w:rFonts w:eastAsia="Calibri" w:cs="Arial"/>
                <w:szCs w:val="24"/>
              </w:rPr>
            </w:pPr>
            <w:r w:rsidRPr="001E01CD">
              <w:rPr>
                <w:rFonts w:eastAsia="Calibri" w:cs="Arial"/>
                <w:bCs/>
                <w:sz w:val="20"/>
                <w:szCs w:val="24"/>
              </w:rPr>
              <w:t>Guidelines for Refined Evaluation and Load Rating of Steel Multi-Girder Bridges: Volume 3B</w:t>
            </w:r>
          </w:p>
        </w:tc>
        <w:tc>
          <w:tcPr>
            <w:tcW w:w="3258" w:type="dxa"/>
            <w:gridSpan w:val="2"/>
          </w:tcPr>
          <w:p w14:paraId="4C556D12"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5. Report Date</w:t>
            </w:r>
          </w:p>
          <w:p w14:paraId="04462D2D" w14:textId="77777777" w:rsidR="00BB2D4A" w:rsidRPr="001E01CD" w:rsidRDefault="00BB2D4A" w:rsidP="00CC43C5">
            <w:pPr>
              <w:spacing w:after="0" w:line="240" w:lineRule="auto"/>
              <w:rPr>
                <w:rFonts w:eastAsia="Calibri" w:cs="Arial"/>
                <w:szCs w:val="24"/>
              </w:rPr>
            </w:pPr>
            <w:r w:rsidRPr="001E01CD">
              <w:rPr>
                <w:rFonts w:eastAsia="Calibri" w:cs="Arial"/>
                <w:sz w:val="20"/>
                <w:szCs w:val="24"/>
              </w:rPr>
              <w:t>December 2016</w:t>
            </w:r>
          </w:p>
        </w:tc>
      </w:tr>
      <w:tr w:rsidR="00BB2D4A" w:rsidRPr="001E01CD" w14:paraId="4838FA13" w14:textId="77777777" w:rsidTr="00BB2D4A">
        <w:tc>
          <w:tcPr>
            <w:tcW w:w="6318" w:type="dxa"/>
            <w:gridSpan w:val="3"/>
            <w:vMerge/>
          </w:tcPr>
          <w:p w14:paraId="0F7A87AB" w14:textId="77777777" w:rsidR="00BB2D4A" w:rsidRPr="001E01CD" w:rsidRDefault="00BB2D4A" w:rsidP="00CC43C5">
            <w:pPr>
              <w:spacing w:after="0" w:line="240" w:lineRule="auto"/>
              <w:rPr>
                <w:rFonts w:eastAsia="Calibri" w:cs="Arial"/>
                <w:sz w:val="14"/>
                <w:szCs w:val="14"/>
              </w:rPr>
            </w:pPr>
          </w:p>
        </w:tc>
        <w:tc>
          <w:tcPr>
            <w:tcW w:w="3258" w:type="dxa"/>
            <w:gridSpan w:val="2"/>
          </w:tcPr>
          <w:p w14:paraId="6AB35395"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6. Performing Organization Code</w:t>
            </w:r>
          </w:p>
          <w:p w14:paraId="7C9A5843" w14:textId="77777777" w:rsidR="00BB2D4A" w:rsidRPr="001E01CD" w:rsidRDefault="00BB2D4A" w:rsidP="00CC43C5">
            <w:pPr>
              <w:spacing w:after="0" w:line="240" w:lineRule="auto"/>
              <w:rPr>
                <w:rFonts w:eastAsia="Calibri" w:cs="Arial"/>
                <w:szCs w:val="24"/>
              </w:rPr>
            </w:pPr>
            <w:r w:rsidRPr="001E01CD">
              <w:rPr>
                <w:rFonts w:eastAsia="Calibri" w:cs="Arial"/>
                <w:sz w:val="20"/>
                <w:szCs w:val="24"/>
              </w:rPr>
              <w:t>CAIT/Rutgers</w:t>
            </w:r>
          </w:p>
        </w:tc>
      </w:tr>
      <w:tr w:rsidR="00BB2D4A" w:rsidRPr="001E01CD" w14:paraId="5E4FEC2D" w14:textId="77777777" w:rsidTr="00BB2D4A">
        <w:tc>
          <w:tcPr>
            <w:tcW w:w="6318" w:type="dxa"/>
            <w:gridSpan w:val="3"/>
          </w:tcPr>
          <w:p w14:paraId="4CDE8EEE"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7. Author(s)</w:t>
            </w:r>
          </w:p>
          <w:p w14:paraId="6BDB860D" w14:textId="1059DFB5" w:rsidR="00BB2D4A" w:rsidRPr="001E01CD" w:rsidRDefault="0083213D" w:rsidP="00CC43C5">
            <w:pPr>
              <w:spacing w:after="0" w:line="240" w:lineRule="auto"/>
              <w:rPr>
                <w:ins w:id="3" w:author="Nick Romano" w:date="2016-12-14T14:21:00Z"/>
                <w:rFonts w:eastAsia="Calibri" w:cs="Arial"/>
                <w:sz w:val="20"/>
                <w:szCs w:val="24"/>
                <w:lang w:val="es-PR"/>
              </w:rPr>
            </w:pPr>
            <w:ins w:id="4" w:author="Nick Romano" w:date="2016-12-14T14:21:00Z">
              <w:r w:rsidRPr="001E01CD">
                <w:rPr>
                  <w:rFonts w:eastAsia="Calibri" w:cs="Arial"/>
                  <w:sz w:val="20"/>
                  <w:szCs w:val="24"/>
                  <w:lang w:val="es-PR"/>
                </w:rPr>
                <w:t>Nicholas Romano, Da</w:t>
              </w:r>
            </w:ins>
            <w:ins w:id="5" w:author="Nick Romano" w:date="2016-12-14T14:22:00Z">
              <w:r w:rsidRPr="001E01CD">
                <w:rPr>
                  <w:rFonts w:eastAsia="Calibri" w:cs="Arial"/>
                  <w:sz w:val="20"/>
                  <w:szCs w:val="24"/>
                  <w:lang w:val="es-PR"/>
                </w:rPr>
                <w:t>v</w:t>
              </w:r>
            </w:ins>
            <w:ins w:id="6" w:author="Nick Romano" w:date="2016-12-14T14:21:00Z">
              <w:r w:rsidRPr="001E01CD">
                <w:rPr>
                  <w:rFonts w:eastAsia="Calibri" w:cs="Arial"/>
                  <w:sz w:val="20"/>
                  <w:szCs w:val="24"/>
                  <w:lang w:val="es-PR"/>
                </w:rPr>
                <w:t xml:space="preserve">id </w:t>
              </w:r>
              <w:proofErr w:type="spellStart"/>
              <w:r w:rsidRPr="001E01CD">
                <w:rPr>
                  <w:rFonts w:eastAsia="Calibri" w:cs="Arial"/>
                  <w:sz w:val="20"/>
                  <w:szCs w:val="24"/>
                  <w:lang w:val="es-PR"/>
                </w:rPr>
                <w:t>Masceri</w:t>
              </w:r>
              <w:proofErr w:type="spellEnd"/>
              <w:r w:rsidRPr="001E01CD">
                <w:rPr>
                  <w:rFonts w:eastAsia="Calibri" w:cs="Arial"/>
                  <w:sz w:val="20"/>
                  <w:szCs w:val="24"/>
                  <w:lang w:val="es-PR"/>
                </w:rPr>
                <w:t xml:space="preserve">, </w:t>
              </w:r>
              <w:proofErr w:type="spellStart"/>
              <w:r w:rsidRPr="001E01CD">
                <w:rPr>
                  <w:rFonts w:eastAsia="Calibri" w:cs="Arial"/>
                  <w:sz w:val="20"/>
                  <w:szCs w:val="24"/>
                  <w:lang w:val="es-PR"/>
                </w:rPr>
                <w:t>Ph.D</w:t>
              </w:r>
            </w:ins>
            <w:proofErr w:type="spellEnd"/>
            <w:ins w:id="7" w:author="Nick Romano" w:date="2016-12-14T14:22:00Z">
              <w:r w:rsidRPr="001E01CD">
                <w:rPr>
                  <w:rFonts w:eastAsia="Calibri" w:cs="Arial"/>
                  <w:sz w:val="20"/>
                  <w:szCs w:val="24"/>
                  <w:lang w:val="es-PR"/>
                </w:rPr>
                <w:t xml:space="preserve">., Adriana </w:t>
              </w:r>
              <w:proofErr w:type="spellStart"/>
              <w:r w:rsidRPr="001E01CD">
                <w:rPr>
                  <w:rFonts w:eastAsia="Calibri" w:cs="Arial"/>
                  <w:sz w:val="20"/>
                  <w:szCs w:val="24"/>
                  <w:lang w:val="es-PR"/>
                </w:rPr>
                <w:t>Trias</w:t>
              </w:r>
            </w:ins>
            <w:proofErr w:type="spellEnd"/>
          </w:p>
          <w:p w14:paraId="111E2D1C" w14:textId="74E0B70E" w:rsidR="0083213D" w:rsidRPr="001E01CD" w:rsidRDefault="0083213D" w:rsidP="00CC43C5">
            <w:pPr>
              <w:spacing w:after="0" w:line="240" w:lineRule="auto"/>
              <w:rPr>
                <w:rFonts w:eastAsia="Calibri" w:cs="Arial"/>
                <w:szCs w:val="24"/>
                <w:lang w:val="es-PR"/>
              </w:rPr>
            </w:pPr>
          </w:p>
        </w:tc>
        <w:tc>
          <w:tcPr>
            <w:tcW w:w="3258" w:type="dxa"/>
            <w:gridSpan w:val="2"/>
          </w:tcPr>
          <w:p w14:paraId="4DB54D2F"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8. Performing Organization Report No.</w:t>
            </w:r>
          </w:p>
          <w:p w14:paraId="3F5EDEE3" w14:textId="78D7B92A" w:rsidR="00BB2D4A" w:rsidRPr="001E01CD" w:rsidRDefault="00BB2D4A" w:rsidP="00CC43C5">
            <w:pPr>
              <w:spacing w:after="0" w:line="240" w:lineRule="auto"/>
              <w:rPr>
                <w:rFonts w:eastAsia="Calibri" w:cs="Arial"/>
                <w:sz w:val="20"/>
              </w:rPr>
            </w:pPr>
            <w:r w:rsidRPr="001E01CD">
              <w:rPr>
                <w:rFonts w:eastAsia="Calibri" w:cs="Arial"/>
                <w:sz w:val="20"/>
              </w:rPr>
              <w:t>RU439376-3B</w:t>
            </w:r>
          </w:p>
          <w:p w14:paraId="35998A00" w14:textId="77777777" w:rsidR="00BB2D4A" w:rsidRPr="001E01CD" w:rsidRDefault="00BB2D4A" w:rsidP="00CC43C5">
            <w:pPr>
              <w:spacing w:after="0" w:line="240" w:lineRule="auto"/>
              <w:rPr>
                <w:rFonts w:eastAsia="Calibri" w:cs="Arial"/>
                <w:szCs w:val="24"/>
              </w:rPr>
            </w:pPr>
          </w:p>
        </w:tc>
      </w:tr>
      <w:tr w:rsidR="00BB2D4A" w:rsidRPr="001E01CD" w14:paraId="0EBCAC39" w14:textId="77777777" w:rsidTr="00BB2D4A">
        <w:tc>
          <w:tcPr>
            <w:tcW w:w="6318" w:type="dxa"/>
            <w:gridSpan w:val="3"/>
            <w:vMerge w:val="restart"/>
          </w:tcPr>
          <w:p w14:paraId="3B2473CF"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9. Performing Organization Name and Address</w:t>
            </w:r>
          </w:p>
          <w:p w14:paraId="007B908A" w14:textId="77777777" w:rsidR="00BB2D4A" w:rsidRPr="001E01CD" w:rsidRDefault="00BB2D4A" w:rsidP="00CC43C5">
            <w:pPr>
              <w:spacing w:after="0" w:line="240" w:lineRule="auto"/>
              <w:rPr>
                <w:rFonts w:eastAsia="Calibri" w:cs="Arial"/>
                <w:sz w:val="14"/>
                <w:szCs w:val="14"/>
              </w:rPr>
            </w:pPr>
            <w:r w:rsidRPr="001E01CD">
              <w:rPr>
                <w:rFonts w:eastAsia="Calibri" w:cs="Arial"/>
                <w:sz w:val="20"/>
                <w:szCs w:val="18"/>
              </w:rPr>
              <w:t>Center for Advanced Infrastructure and Transportation</w:t>
            </w:r>
            <w:r w:rsidRPr="001E01CD">
              <w:rPr>
                <w:rFonts w:eastAsia="Calibri" w:cs="Arial"/>
                <w:sz w:val="20"/>
                <w:szCs w:val="18"/>
              </w:rPr>
              <w:br/>
              <w:t>Rutgers, The State University of New Jersey</w:t>
            </w:r>
            <w:r w:rsidRPr="001E01CD">
              <w:rPr>
                <w:rFonts w:eastAsia="Calibri" w:cs="Arial"/>
                <w:sz w:val="20"/>
                <w:szCs w:val="18"/>
              </w:rPr>
              <w:br/>
              <w:t>100 Brett Road</w:t>
            </w:r>
            <w:r w:rsidRPr="001E01CD">
              <w:rPr>
                <w:rFonts w:eastAsia="Calibri" w:cs="Arial"/>
                <w:sz w:val="20"/>
                <w:szCs w:val="18"/>
              </w:rPr>
              <w:br/>
              <w:t>Piscataway, NJ 08854</w:t>
            </w:r>
          </w:p>
        </w:tc>
        <w:tc>
          <w:tcPr>
            <w:tcW w:w="3258" w:type="dxa"/>
            <w:gridSpan w:val="2"/>
          </w:tcPr>
          <w:p w14:paraId="1F64A46C"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10. Work Unit No.</w:t>
            </w:r>
          </w:p>
          <w:p w14:paraId="7304961A" w14:textId="77777777" w:rsidR="00BB2D4A" w:rsidRPr="001E01CD" w:rsidRDefault="00BB2D4A" w:rsidP="00CC43C5">
            <w:pPr>
              <w:spacing w:after="0" w:line="240" w:lineRule="auto"/>
              <w:rPr>
                <w:rFonts w:eastAsia="Calibri" w:cs="Arial"/>
                <w:sz w:val="14"/>
                <w:szCs w:val="14"/>
              </w:rPr>
            </w:pPr>
          </w:p>
          <w:p w14:paraId="11FF6B1B" w14:textId="77777777" w:rsidR="00BB2D4A" w:rsidRPr="001E01CD" w:rsidRDefault="00BB2D4A" w:rsidP="00CC43C5">
            <w:pPr>
              <w:spacing w:after="0" w:line="240" w:lineRule="auto"/>
              <w:rPr>
                <w:rFonts w:eastAsia="Calibri" w:cs="Arial"/>
                <w:sz w:val="14"/>
                <w:szCs w:val="14"/>
              </w:rPr>
            </w:pPr>
          </w:p>
        </w:tc>
      </w:tr>
      <w:tr w:rsidR="00BB2D4A" w:rsidRPr="001E01CD" w14:paraId="228041CD" w14:textId="77777777" w:rsidTr="00BB2D4A">
        <w:tc>
          <w:tcPr>
            <w:tcW w:w="6318" w:type="dxa"/>
            <w:gridSpan w:val="3"/>
            <w:vMerge/>
          </w:tcPr>
          <w:p w14:paraId="7727D022" w14:textId="77777777" w:rsidR="00BB2D4A" w:rsidRPr="001E01CD" w:rsidRDefault="00BB2D4A" w:rsidP="00CC43C5">
            <w:pPr>
              <w:spacing w:after="0" w:line="240" w:lineRule="auto"/>
              <w:rPr>
                <w:rFonts w:eastAsia="Calibri" w:cs="Arial"/>
                <w:sz w:val="14"/>
                <w:szCs w:val="14"/>
              </w:rPr>
            </w:pPr>
          </w:p>
        </w:tc>
        <w:tc>
          <w:tcPr>
            <w:tcW w:w="3258" w:type="dxa"/>
            <w:gridSpan w:val="2"/>
          </w:tcPr>
          <w:p w14:paraId="4D68A8DA"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11. Contract or Grant No.</w:t>
            </w:r>
          </w:p>
          <w:p w14:paraId="4322A0D1" w14:textId="77777777" w:rsidR="00BB2D4A" w:rsidRPr="001E01CD" w:rsidRDefault="00BB2D4A" w:rsidP="00CC43C5">
            <w:pPr>
              <w:spacing w:after="0" w:line="240" w:lineRule="auto"/>
              <w:rPr>
                <w:rFonts w:eastAsia="Calibri" w:cs="Arial"/>
                <w:szCs w:val="24"/>
              </w:rPr>
            </w:pPr>
          </w:p>
        </w:tc>
      </w:tr>
      <w:tr w:rsidR="00BB2D4A" w:rsidRPr="001E01CD" w14:paraId="62F5D9D7" w14:textId="77777777" w:rsidTr="00BB2D4A">
        <w:tc>
          <w:tcPr>
            <w:tcW w:w="6318" w:type="dxa"/>
            <w:gridSpan w:val="3"/>
            <w:vMerge w:val="restart"/>
          </w:tcPr>
          <w:p w14:paraId="2D692114" w14:textId="77777777" w:rsidR="00BB2D4A" w:rsidRPr="001E01CD" w:rsidRDefault="00BB2D4A" w:rsidP="00CC43C5">
            <w:pPr>
              <w:spacing w:after="0" w:line="240" w:lineRule="auto"/>
              <w:rPr>
                <w:rFonts w:eastAsia="Calibri" w:cs="Arial"/>
                <w:sz w:val="14"/>
                <w:szCs w:val="14"/>
              </w:rPr>
            </w:pPr>
            <w:r w:rsidRPr="001E01CD">
              <w:rPr>
                <w:rFonts w:eastAsia="Calibri" w:cs="Arial"/>
                <w:noProof/>
                <w:sz w:val="14"/>
                <w:szCs w:val="14"/>
              </w:rPr>
              <mc:AlternateContent>
                <mc:Choice Requires="wps">
                  <w:drawing>
                    <wp:anchor distT="0" distB="0" distL="114300" distR="114300" simplePos="0" relativeHeight="251676672" behindDoc="0" locked="0" layoutInCell="1" allowOverlap="1" wp14:anchorId="7BA63CEF" wp14:editId="337C9D54">
                      <wp:simplePos x="0" y="0"/>
                      <wp:positionH relativeFrom="column">
                        <wp:posOffset>2039620</wp:posOffset>
                      </wp:positionH>
                      <wp:positionV relativeFrom="paragraph">
                        <wp:posOffset>106045</wp:posOffset>
                      </wp:positionV>
                      <wp:extent cx="1781175" cy="505460"/>
                      <wp:effectExtent l="0" t="0" r="9525" b="8890"/>
                      <wp:wrapNone/>
                      <wp:docPr id="43016" name="Rectangle 430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5054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14:paraId="370880B8" w14:textId="77777777" w:rsidR="005C186C" w:rsidRDefault="005C186C" w:rsidP="00BB2D4A">
                                  <w:pPr>
                                    <w:spacing w:after="0"/>
                                    <w:rPr>
                                      <w:sz w:val="16"/>
                                    </w:rPr>
                                  </w:pPr>
                                  <w:smartTag w:uri="urn:schemas-microsoft-com:office:smarttags" w:element="Street">
                                    <w:smartTag w:uri="urn:schemas-microsoft-com:office:smarttags" w:element="address">
                                      <w:r>
                                        <w:rPr>
                                          <w:sz w:val="16"/>
                                        </w:rPr>
                                        <w:t>Federal Highway</w:t>
                                      </w:r>
                                    </w:smartTag>
                                  </w:smartTag>
                                  <w:r>
                                    <w:rPr>
                                      <w:sz w:val="16"/>
                                    </w:rPr>
                                    <w:t xml:space="preserve"> Administration</w:t>
                                  </w:r>
                                </w:p>
                                <w:p w14:paraId="5C3EF526" w14:textId="77777777" w:rsidR="005C186C" w:rsidRDefault="005C186C" w:rsidP="00BB2D4A">
                                  <w:pPr>
                                    <w:spacing w:after="0"/>
                                    <w:rPr>
                                      <w:sz w:val="16"/>
                                    </w:rPr>
                                  </w:pPr>
                                  <w:smartTag w:uri="urn:schemas-microsoft-com:office:smarttags" w:element="place">
                                    <w:smartTag w:uri="urn:schemas-microsoft-com:office:smarttags" w:element="country-region">
                                      <w:r>
                                        <w:rPr>
                                          <w:sz w:val="16"/>
                                        </w:rPr>
                                        <w:t>U.S.</w:t>
                                      </w:r>
                                    </w:smartTag>
                                  </w:smartTag>
                                  <w:r>
                                    <w:rPr>
                                      <w:sz w:val="16"/>
                                    </w:rPr>
                                    <w:t xml:space="preserve"> Department of Transportation</w:t>
                                  </w:r>
                                </w:p>
                                <w:p w14:paraId="764F98A1" w14:textId="77777777" w:rsidR="005C186C" w:rsidRDefault="005C186C" w:rsidP="00BB2D4A">
                                  <w:pPr>
                                    <w:spacing w:after="0"/>
                                    <w:rPr>
                                      <w:sz w:val="20"/>
                                    </w:rPr>
                                  </w:pPr>
                                  <w:r>
                                    <w:rPr>
                                      <w:sz w:val="16"/>
                                    </w:rPr>
                                    <w:t>Washington, D.C. 20590</w:t>
                                  </w:r>
                                </w:p>
                                <w:p w14:paraId="669F52EB" w14:textId="77777777" w:rsidR="005C186C" w:rsidRDefault="005C186C" w:rsidP="00BB2D4A">
                                  <w:pPr>
                                    <w:spacing w:after="0"/>
                                    <w:rPr>
                                      <w:sz w:val="20"/>
                                    </w:rPr>
                                  </w:pPr>
                                </w:p>
                              </w:txbxContent>
                            </wps:txbx>
                            <wps:bodyPr rot="0" vert="horz" wrap="square" lIns="38100" tIns="38100" rIns="38100" bIns="381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016" o:spid="_x0000_s1027" style="position:absolute;margin-left:160.6pt;margin-top:8.35pt;width:140.25pt;height:3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" filled="f" stroked="f" strokecolor="red">
                      <v:textbox inset="3pt,3pt,3pt,3pt">
                        <w:txbxContent>
                          <w:p w14:paraId="370880B8" w14:textId="77777777" w:rsidR="005C186C" w:rsidRDefault="005C186C" w:rsidP="00BB2D4A">
                            <w:pPr>
                              <w:spacing w:after="0"/>
                              <w:rPr>
                                <w:sz w:val="16"/>
                              </w:rPr>
                            </w:pPr>
                            <w:smartTag w:uri="urn:schemas-microsoft-com:office:smarttags" w:element="Street">
                              <w:smartTag w:uri="urn:schemas-microsoft-com:office:smarttags" w:element="address">
                                <w:r>
                                  <w:rPr>
                                    <w:sz w:val="16"/>
                                  </w:rPr>
                                  <w:t>Federal Highway</w:t>
                                </w:r>
                              </w:smartTag>
                            </w:smartTag>
                            <w:r>
                              <w:rPr>
                                <w:sz w:val="16"/>
                              </w:rPr>
                              <w:t xml:space="preserve"> Administration</w:t>
                            </w:r>
                          </w:p>
                          <w:p w14:paraId="5C3EF526" w14:textId="77777777" w:rsidR="005C186C" w:rsidRDefault="005C186C" w:rsidP="00BB2D4A">
                            <w:pPr>
                              <w:spacing w:after="0"/>
                              <w:rPr>
                                <w:sz w:val="16"/>
                              </w:rPr>
                            </w:pPr>
                            <w:smartTag w:uri="urn:schemas-microsoft-com:office:smarttags" w:element="place">
                              <w:smartTag w:uri="urn:schemas-microsoft-com:office:smarttags" w:element="country-region">
                                <w:r>
                                  <w:rPr>
                                    <w:sz w:val="16"/>
                                  </w:rPr>
                                  <w:t>U.S.</w:t>
                                </w:r>
                              </w:smartTag>
                            </w:smartTag>
                            <w:r>
                              <w:rPr>
                                <w:sz w:val="16"/>
                              </w:rPr>
                              <w:t xml:space="preserve"> Department of Transportation</w:t>
                            </w:r>
                          </w:p>
                          <w:p w14:paraId="764F98A1" w14:textId="77777777" w:rsidR="005C186C" w:rsidRDefault="005C186C" w:rsidP="00BB2D4A">
                            <w:pPr>
                              <w:spacing w:after="0"/>
                              <w:rPr>
                                <w:sz w:val="20"/>
                              </w:rPr>
                            </w:pPr>
                            <w:r>
                              <w:rPr>
                                <w:sz w:val="16"/>
                              </w:rPr>
                              <w:t>Washington, D.C. 20590</w:t>
                            </w:r>
                          </w:p>
                          <w:p w14:paraId="669F52EB" w14:textId="77777777" w:rsidR="005C186C" w:rsidRDefault="005C186C" w:rsidP="00BB2D4A">
                            <w:pPr>
                              <w:spacing w:after="0"/>
                              <w:rPr>
                                <w:sz w:val="20"/>
                              </w:rPr>
                            </w:pPr>
                          </w:p>
                        </w:txbxContent>
                      </v:textbox>
                    </v:rect>
                  </w:pict>
                </mc:Fallback>
              </mc:AlternateContent>
            </w:r>
            <w:r w:rsidRPr="001E01CD">
              <w:rPr>
                <w:rFonts w:eastAsia="Calibri" w:cs="Arial"/>
                <w:noProof/>
                <w:sz w:val="14"/>
                <w:szCs w:val="14"/>
              </w:rPr>
              <mc:AlternateContent>
                <mc:Choice Requires="wps">
                  <w:drawing>
                    <wp:anchor distT="0" distB="0" distL="114300" distR="114300" simplePos="0" relativeHeight="251677696" behindDoc="0" locked="0" layoutInCell="1" allowOverlap="1" wp14:anchorId="4EAC66C6" wp14:editId="46EF89CE">
                      <wp:simplePos x="0" y="0"/>
                      <wp:positionH relativeFrom="column">
                        <wp:posOffset>-76835</wp:posOffset>
                      </wp:positionH>
                      <wp:positionV relativeFrom="paragraph">
                        <wp:posOffset>112395</wp:posOffset>
                      </wp:positionV>
                      <wp:extent cx="2310765" cy="457200"/>
                      <wp:effectExtent l="0" t="1270" r="4445" b="0"/>
                      <wp:wrapNone/>
                      <wp:docPr id="43017" name="Rectangle 430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765" cy="457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14:paraId="093CFA16" w14:textId="77777777" w:rsidR="005C186C" w:rsidRDefault="005C186C" w:rsidP="00BB2D4A">
                                  <w:pPr>
                                    <w:spacing w:after="0" w:line="240" w:lineRule="auto"/>
                                    <w:rPr>
                                      <w:sz w:val="16"/>
                                    </w:rPr>
                                  </w:pPr>
                                  <w:r>
                                    <w:rPr>
                                      <w:sz w:val="16"/>
                                    </w:rPr>
                                    <w:t>New Jersey Department of Transportation</w:t>
                                  </w:r>
                                </w:p>
                                <w:p w14:paraId="0352C303" w14:textId="77777777" w:rsidR="005C186C" w:rsidRDefault="005C186C" w:rsidP="00BB2D4A">
                                  <w:pPr>
                                    <w:spacing w:after="0" w:line="240" w:lineRule="auto"/>
                                    <w:rPr>
                                      <w:sz w:val="16"/>
                                    </w:rPr>
                                  </w:pPr>
                                  <w:smartTag w:uri="urn:schemas-microsoft-com:office:smarttags" w:element="place">
                                    <w:r>
                                      <w:rPr>
                                        <w:sz w:val="16"/>
                                      </w:rPr>
                                      <w:t>PO</w:t>
                                    </w:r>
                                  </w:smartTag>
                                  <w:r>
                                    <w:rPr>
                                      <w:sz w:val="16"/>
                                    </w:rPr>
                                    <w:t xml:space="preserve"> 600</w:t>
                                  </w:r>
                                </w:p>
                                <w:p w14:paraId="190FF33A" w14:textId="77777777" w:rsidR="005C186C" w:rsidRDefault="005C186C" w:rsidP="00BB2D4A">
                                  <w:pPr>
                                    <w:spacing w:after="0" w:line="240" w:lineRule="auto"/>
                                    <w:rPr>
                                      <w:sz w:val="20"/>
                                    </w:rPr>
                                  </w:pPr>
                                  <w:smartTag w:uri="urn:schemas-microsoft-com:office:smarttags" w:element="place">
                                    <w:smartTag w:uri="urn:schemas-microsoft-com:office:smarttags" w:element="City">
                                      <w:r>
                                        <w:rPr>
                                          <w:sz w:val="16"/>
                                        </w:rPr>
                                        <w:t>Trenton</w:t>
                                      </w:r>
                                    </w:smartTag>
                                    <w:r>
                                      <w:rPr>
                                        <w:sz w:val="16"/>
                                      </w:rPr>
                                      <w:t xml:space="preserve">, </w:t>
                                    </w:r>
                                    <w:smartTag w:uri="urn:schemas-microsoft-com:office:smarttags" w:element="State">
                                      <w:r>
                                        <w:rPr>
                                          <w:sz w:val="16"/>
                                        </w:rPr>
                                        <w:t>NJ</w:t>
                                      </w:r>
                                    </w:smartTag>
                                    <w:r>
                                      <w:rPr>
                                        <w:sz w:val="16"/>
                                      </w:rPr>
                                      <w:t xml:space="preserve">  </w:t>
                                    </w:r>
                                    <w:smartTag w:uri="urn:schemas-microsoft-com:office:smarttags" w:element="PostalCode">
                                      <w:r>
                                        <w:rPr>
                                          <w:sz w:val="16"/>
                                        </w:rPr>
                                        <w:t>08625</w:t>
                                      </w:r>
                                    </w:smartTag>
                                  </w:smartTag>
                                </w:p>
                              </w:txbxContent>
                            </wps:txbx>
                            <wps:bodyPr rot="0" vert="horz" wrap="square" lIns="38100" tIns="38100" rIns="38100" bIns="381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017" o:spid="_x0000_s1028" style="position:absolute;margin-left:-6.05pt;margin-top:8.85pt;width:181.9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" filled="f" stroked="f" strokecolor="red">
                      <v:textbox inset="3pt,3pt,3pt,3pt">
                        <w:txbxContent>
                          <w:p w14:paraId="093CFA16" w14:textId="77777777" w:rsidR="005C186C" w:rsidRDefault="005C186C" w:rsidP="00BB2D4A">
                            <w:pPr>
                              <w:spacing w:after="0" w:line="240" w:lineRule="auto"/>
                              <w:rPr>
                                <w:sz w:val="16"/>
                              </w:rPr>
                            </w:pPr>
                            <w:r>
                              <w:rPr>
                                <w:sz w:val="16"/>
                              </w:rPr>
                              <w:t>New Jersey Department of Transportation</w:t>
                            </w:r>
                          </w:p>
                          <w:p w14:paraId="0352C303" w14:textId="77777777" w:rsidR="005C186C" w:rsidRDefault="005C186C" w:rsidP="00BB2D4A">
                            <w:pPr>
                              <w:spacing w:after="0" w:line="240" w:lineRule="auto"/>
                              <w:rPr>
                                <w:sz w:val="16"/>
                              </w:rPr>
                            </w:pPr>
                            <w:smartTag w:uri="urn:schemas-microsoft-com:office:smarttags" w:element="place">
                              <w:r>
                                <w:rPr>
                                  <w:sz w:val="16"/>
                                </w:rPr>
                                <w:t>PO</w:t>
                              </w:r>
                            </w:smartTag>
                            <w:r>
                              <w:rPr>
                                <w:sz w:val="16"/>
                              </w:rPr>
                              <w:t xml:space="preserve"> 600</w:t>
                            </w:r>
                          </w:p>
                          <w:p w14:paraId="190FF33A" w14:textId="77777777" w:rsidR="005C186C" w:rsidRDefault="005C186C" w:rsidP="00BB2D4A">
                            <w:pPr>
                              <w:spacing w:after="0" w:line="240" w:lineRule="auto"/>
                              <w:rPr>
                                <w:sz w:val="20"/>
                              </w:rPr>
                            </w:pPr>
                            <w:smartTag w:uri="urn:schemas-microsoft-com:office:smarttags" w:element="place">
                              <w:smartTag w:uri="urn:schemas-microsoft-com:office:smarttags" w:element="City">
                                <w:r>
                                  <w:rPr>
                                    <w:sz w:val="16"/>
                                  </w:rPr>
                                  <w:t>Trenton</w:t>
                                </w:r>
                              </w:smartTag>
                              <w:r>
                                <w:rPr>
                                  <w:sz w:val="16"/>
                                </w:rPr>
                                <w:t xml:space="preserve">, </w:t>
                              </w:r>
                              <w:smartTag w:uri="urn:schemas-microsoft-com:office:smarttags" w:element="State">
                                <w:r>
                                  <w:rPr>
                                    <w:sz w:val="16"/>
                                  </w:rPr>
                                  <w:t>NJ</w:t>
                                </w:r>
                              </w:smartTag>
                              <w:r>
                                <w:rPr>
                                  <w:sz w:val="16"/>
                                </w:rPr>
                                <w:t xml:space="preserve">  </w:t>
                              </w:r>
                              <w:smartTag w:uri="urn:schemas-microsoft-com:office:smarttags" w:element="PostalCode">
                                <w:r>
                                  <w:rPr>
                                    <w:sz w:val="16"/>
                                  </w:rPr>
                                  <w:t>08625</w:t>
                                </w:r>
                              </w:smartTag>
                            </w:smartTag>
                          </w:p>
                        </w:txbxContent>
                      </v:textbox>
                    </v:rect>
                  </w:pict>
                </mc:Fallback>
              </mc:AlternateContent>
            </w:r>
            <w:r w:rsidRPr="001E01CD">
              <w:rPr>
                <w:rFonts w:eastAsia="Calibri" w:cs="Arial"/>
                <w:sz w:val="14"/>
                <w:szCs w:val="14"/>
              </w:rPr>
              <w:t>12. Sponsoring Agency Name and Address</w:t>
            </w:r>
          </w:p>
          <w:p w14:paraId="3526BA4F" w14:textId="77777777" w:rsidR="00BB2D4A" w:rsidRPr="001E01CD" w:rsidRDefault="00BB2D4A" w:rsidP="00CC43C5">
            <w:pPr>
              <w:tabs>
                <w:tab w:val="left" w:pos="3392"/>
              </w:tabs>
              <w:spacing w:after="0" w:line="240" w:lineRule="auto"/>
              <w:rPr>
                <w:rFonts w:eastAsia="Calibri" w:cs="Arial"/>
                <w:sz w:val="14"/>
                <w:szCs w:val="14"/>
              </w:rPr>
            </w:pPr>
          </w:p>
        </w:tc>
        <w:tc>
          <w:tcPr>
            <w:tcW w:w="3258" w:type="dxa"/>
            <w:gridSpan w:val="2"/>
          </w:tcPr>
          <w:p w14:paraId="29C62B76"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13. Type of Report and Period Covered</w:t>
            </w:r>
          </w:p>
          <w:p w14:paraId="327E21A3" w14:textId="77777777" w:rsidR="00BB2D4A" w:rsidRPr="001E01CD" w:rsidRDefault="00BB2D4A" w:rsidP="00CC43C5">
            <w:pPr>
              <w:spacing w:after="0" w:line="240" w:lineRule="auto"/>
              <w:rPr>
                <w:rFonts w:eastAsia="Calibri" w:cs="Arial"/>
                <w:sz w:val="20"/>
                <w:szCs w:val="24"/>
              </w:rPr>
            </w:pPr>
            <w:r w:rsidRPr="001E01CD">
              <w:rPr>
                <w:rFonts w:eastAsia="Calibri" w:cs="Arial"/>
                <w:sz w:val="20"/>
                <w:szCs w:val="24"/>
              </w:rPr>
              <w:t>Final Report</w:t>
            </w:r>
          </w:p>
          <w:p w14:paraId="2BDD46E7" w14:textId="77777777" w:rsidR="00BB2D4A" w:rsidRPr="001E01CD" w:rsidRDefault="00BB2D4A" w:rsidP="00CC43C5">
            <w:pPr>
              <w:spacing w:after="0" w:line="240" w:lineRule="auto"/>
              <w:rPr>
                <w:rFonts w:eastAsia="Calibri" w:cs="Arial"/>
                <w:sz w:val="14"/>
                <w:szCs w:val="14"/>
              </w:rPr>
            </w:pPr>
            <w:r w:rsidRPr="001E01CD">
              <w:rPr>
                <w:rFonts w:eastAsia="Calibri" w:cs="Arial"/>
                <w:sz w:val="20"/>
                <w:szCs w:val="24"/>
              </w:rPr>
              <w:t>03/15/16 – 12/31/16</w:t>
            </w:r>
          </w:p>
        </w:tc>
      </w:tr>
      <w:tr w:rsidR="00BB2D4A" w:rsidRPr="001E01CD" w14:paraId="05E02C6A" w14:textId="77777777" w:rsidTr="00BB2D4A">
        <w:tc>
          <w:tcPr>
            <w:tcW w:w="6318" w:type="dxa"/>
            <w:gridSpan w:val="3"/>
            <w:vMerge/>
          </w:tcPr>
          <w:p w14:paraId="0CB309B7" w14:textId="77777777" w:rsidR="00BB2D4A" w:rsidRPr="001E01CD" w:rsidRDefault="00BB2D4A" w:rsidP="00CC43C5">
            <w:pPr>
              <w:spacing w:after="0" w:line="240" w:lineRule="auto"/>
              <w:rPr>
                <w:rFonts w:eastAsia="Calibri" w:cs="Arial"/>
                <w:sz w:val="14"/>
                <w:szCs w:val="14"/>
              </w:rPr>
            </w:pPr>
          </w:p>
        </w:tc>
        <w:tc>
          <w:tcPr>
            <w:tcW w:w="3258" w:type="dxa"/>
            <w:gridSpan w:val="2"/>
          </w:tcPr>
          <w:p w14:paraId="4B886794"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14. Sponsoring Agency Code</w:t>
            </w:r>
          </w:p>
          <w:p w14:paraId="4AFA7826" w14:textId="77777777" w:rsidR="00BB2D4A" w:rsidRPr="001E01CD" w:rsidRDefault="00BB2D4A" w:rsidP="00CC43C5">
            <w:pPr>
              <w:spacing w:after="0" w:line="240" w:lineRule="auto"/>
              <w:rPr>
                <w:rFonts w:eastAsia="Calibri" w:cs="Arial"/>
                <w:sz w:val="14"/>
                <w:szCs w:val="14"/>
              </w:rPr>
            </w:pPr>
          </w:p>
        </w:tc>
      </w:tr>
      <w:tr w:rsidR="00BB2D4A" w:rsidRPr="001E01CD" w14:paraId="614B3993" w14:textId="77777777" w:rsidTr="00BB2D4A">
        <w:tc>
          <w:tcPr>
            <w:tcW w:w="9576" w:type="dxa"/>
            <w:gridSpan w:val="5"/>
          </w:tcPr>
          <w:p w14:paraId="0414937C"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15. Supplementary Notes</w:t>
            </w:r>
          </w:p>
          <w:p w14:paraId="246ABFA2" w14:textId="77777777" w:rsidR="00BB2D4A" w:rsidRPr="001E01CD" w:rsidRDefault="00BB2D4A" w:rsidP="00CC43C5">
            <w:pPr>
              <w:spacing w:after="0" w:line="240" w:lineRule="auto"/>
              <w:rPr>
                <w:rFonts w:eastAsia="Calibri" w:cs="Arial"/>
                <w:sz w:val="12"/>
                <w:szCs w:val="14"/>
              </w:rPr>
            </w:pPr>
          </w:p>
          <w:p w14:paraId="2E467D8C" w14:textId="77777777" w:rsidR="00BB2D4A" w:rsidRPr="001E01CD" w:rsidRDefault="00BB2D4A" w:rsidP="00CC43C5">
            <w:pPr>
              <w:spacing w:after="0" w:line="240" w:lineRule="auto"/>
              <w:rPr>
                <w:rFonts w:eastAsia="Calibri" w:cs="Arial"/>
                <w:sz w:val="12"/>
                <w:szCs w:val="14"/>
              </w:rPr>
            </w:pPr>
          </w:p>
        </w:tc>
      </w:tr>
      <w:tr w:rsidR="00BB2D4A" w:rsidRPr="001E01CD" w14:paraId="060527DE" w14:textId="77777777" w:rsidTr="00BB2D4A">
        <w:tc>
          <w:tcPr>
            <w:tcW w:w="9576" w:type="dxa"/>
            <w:gridSpan w:val="5"/>
          </w:tcPr>
          <w:p w14:paraId="1DECB4D1"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16. Abstract</w:t>
            </w:r>
          </w:p>
          <w:p w14:paraId="0DFD0CF3" w14:textId="66529169" w:rsidR="00BB2D4A" w:rsidRPr="001E01CD" w:rsidRDefault="00D1325A" w:rsidP="00D1325A">
            <w:pPr>
              <w:rPr>
                <w:sz w:val="20"/>
              </w:rPr>
            </w:pPr>
            <w:r w:rsidRPr="001E01CD">
              <w:rPr>
                <w:sz w:val="20"/>
              </w:rPr>
              <w:t xml:space="preserve">Finite Element (FE) analysis of multi-girder bridges provides an effective way of predicting the response of a structure to a wide variety of loading conditions. Often the predicted responses are used to compute a conservative measure of the structure’s reserve capacity in the form of rating factors. This document is meant to instruct and inform NJDOT staff on the intentions and intricacies of the modeling theory and refined evaluation and load rating (LRFR) employed by CAIT research staff for the steel multi-girder bridges included in this project. This document may serve as a set of guidelines for performing the tasks necessary for NJDOT staff to perform refined modeling, evaluation, and load rating of steel multi-girder bridges in the future. </w:t>
            </w:r>
            <w:r w:rsidR="00BB2D4A" w:rsidRPr="001E01CD">
              <w:rPr>
                <w:rFonts w:eastAsia="Calibri" w:cs="Arial"/>
                <w:sz w:val="16"/>
                <w:szCs w:val="20"/>
              </w:rPr>
              <w:t xml:space="preserve"> </w:t>
            </w:r>
          </w:p>
          <w:p w14:paraId="3FE66D8A" w14:textId="77777777" w:rsidR="00BB2D4A" w:rsidRPr="001E01CD" w:rsidRDefault="00BB2D4A" w:rsidP="00CC43C5">
            <w:pPr>
              <w:spacing w:after="0" w:line="240" w:lineRule="auto"/>
              <w:rPr>
                <w:rFonts w:eastAsia="Calibri" w:cs="Arial"/>
                <w:sz w:val="14"/>
                <w:szCs w:val="14"/>
              </w:rPr>
            </w:pPr>
          </w:p>
        </w:tc>
      </w:tr>
      <w:tr w:rsidR="00BB2D4A" w:rsidRPr="001E01CD" w14:paraId="32F42785" w14:textId="77777777" w:rsidTr="00BB2D4A">
        <w:tc>
          <w:tcPr>
            <w:tcW w:w="4878" w:type="dxa"/>
            <w:gridSpan w:val="2"/>
          </w:tcPr>
          <w:p w14:paraId="0ED7363C"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17. Key Words</w:t>
            </w:r>
          </w:p>
          <w:p w14:paraId="71485351" w14:textId="09AFC7D8" w:rsidR="00BB2D4A" w:rsidRPr="001E01CD" w:rsidRDefault="00D1325A" w:rsidP="00CC43C5">
            <w:pPr>
              <w:spacing w:after="0" w:line="240" w:lineRule="auto"/>
              <w:rPr>
                <w:rFonts w:eastAsia="Calibri" w:cs="Arial"/>
                <w:sz w:val="20"/>
                <w:szCs w:val="24"/>
              </w:rPr>
            </w:pPr>
            <w:r w:rsidRPr="001E01CD">
              <w:rPr>
                <w:rFonts w:eastAsia="Calibri" w:cs="Arial"/>
                <w:sz w:val="20"/>
                <w:szCs w:val="20"/>
              </w:rPr>
              <w:t>Finite Element Modeling, Refined Evaluation, Load Rating</w:t>
            </w:r>
          </w:p>
          <w:p w14:paraId="7EB13B1D" w14:textId="77777777" w:rsidR="00BB2D4A" w:rsidRPr="001E01CD" w:rsidRDefault="00BB2D4A" w:rsidP="00CC43C5">
            <w:pPr>
              <w:spacing w:after="0" w:line="240" w:lineRule="auto"/>
              <w:rPr>
                <w:rFonts w:eastAsia="Calibri" w:cs="Arial"/>
                <w:sz w:val="20"/>
                <w:szCs w:val="24"/>
              </w:rPr>
            </w:pPr>
          </w:p>
          <w:p w14:paraId="7035CEEE" w14:textId="77777777" w:rsidR="00BB2D4A" w:rsidRPr="001E01CD" w:rsidRDefault="00BB2D4A" w:rsidP="00CC43C5">
            <w:pPr>
              <w:spacing w:after="0" w:line="240" w:lineRule="auto"/>
              <w:rPr>
                <w:rFonts w:eastAsia="Calibri" w:cs="Arial"/>
                <w:sz w:val="8"/>
                <w:szCs w:val="24"/>
              </w:rPr>
            </w:pPr>
          </w:p>
        </w:tc>
        <w:tc>
          <w:tcPr>
            <w:tcW w:w="4698" w:type="dxa"/>
            <w:gridSpan w:val="3"/>
          </w:tcPr>
          <w:p w14:paraId="5B5062FE"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18. Distribution Statement</w:t>
            </w:r>
          </w:p>
          <w:p w14:paraId="35F27EB8" w14:textId="77777777" w:rsidR="00BB2D4A" w:rsidRPr="001E01CD" w:rsidRDefault="00BB2D4A" w:rsidP="00CC43C5">
            <w:pPr>
              <w:spacing w:after="0" w:line="240" w:lineRule="auto"/>
              <w:rPr>
                <w:rFonts w:eastAsia="Calibri" w:cs="Arial"/>
                <w:sz w:val="14"/>
                <w:szCs w:val="14"/>
              </w:rPr>
            </w:pPr>
            <w:r w:rsidRPr="001E01CD">
              <w:rPr>
                <w:rFonts w:eastAsia="Calibri" w:cs="Arial"/>
                <w:sz w:val="20"/>
                <w:szCs w:val="14"/>
              </w:rPr>
              <w:t>No Restrictions</w:t>
            </w:r>
          </w:p>
        </w:tc>
      </w:tr>
      <w:tr w:rsidR="00BB2D4A" w:rsidRPr="001E01CD" w14:paraId="5649F94A" w14:textId="77777777" w:rsidTr="00BB2D4A">
        <w:tc>
          <w:tcPr>
            <w:tcW w:w="3258" w:type="dxa"/>
          </w:tcPr>
          <w:p w14:paraId="5B9CE884"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19. Security Classification (of this report)</w:t>
            </w:r>
          </w:p>
          <w:p w14:paraId="2D90E992" w14:textId="77777777" w:rsidR="00BB2D4A" w:rsidRPr="001E01CD" w:rsidRDefault="00BB2D4A" w:rsidP="00CC43C5">
            <w:pPr>
              <w:spacing w:after="0" w:line="240" w:lineRule="auto"/>
              <w:rPr>
                <w:rFonts w:eastAsia="Calibri" w:cs="Arial"/>
                <w:szCs w:val="24"/>
              </w:rPr>
            </w:pPr>
            <w:r w:rsidRPr="001E01CD">
              <w:rPr>
                <w:rFonts w:eastAsia="Calibri" w:cs="Arial"/>
                <w:sz w:val="20"/>
                <w:szCs w:val="24"/>
              </w:rPr>
              <w:t>Unclassified</w:t>
            </w:r>
          </w:p>
        </w:tc>
        <w:tc>
          <w:tcPr>
            <w:tcW w:w="3060" w:type="dxa"/>
            <w:gridSpan w:val="2"/>
          </w:tcPr>
          <w:p w14:paraId="2B5D42CF"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20. Security Classification (of this page)</w:t>
            </w:r>
          </w:p>
          <w:p w14:paraId="33D8BE97" w14:textId="77777777" w:rsidR="00BB2D4A" w:rsidRPr="001E01CD" w:rsidRDefault="00BB2D4A" w:rsidP="00CC43C5">
            <w:pPr>
              <w:spacing w:after="0" w:line="240" w:lineRule="auto"/>
              <w:rPr>
                <w:rFonts w:eastAsia="Calibri" w:cs="Arial"/>
                <w:szCs w:val="24"/>
              </w:rPr>
            </w:pPr>
            <w:r w:rsidRPr="001E01CD">
              <w:rPr>
                <w:rFonts w:eastAsia="Calibri" w:cs="Arial"/>
                <w:sz w:val="20"/>
                <w:szCs w:val="24"/>
              </w:rPr>
              <w:t>Unclassified</w:t>
            </w:r>
          </w:p>
        </w:tc>
        <w:tc>
          <w:tcPr>
            <w:tcW w:w="1710" w:type="dxa"/>
          </w:tcPr>
          <w:p w14:paraId="1D1473F6"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21. No. of Pages</w:t>
            </w:r>
          </w:p>
          <w:p w14:paraId="34B15453" w14:textId="77777777" w:rsidR="00BB2D4A" w:rsidRPr="001E01CD" w:rsidRDefault="00BB2D4A" w:rsidP="00CC43C5">
            <w:pPr>
              <w:spacing w:after="0" w:line="240" w:lineRule="auto"/>
              <w:rPr>
                <w:rFonts w:eastAsia="Calibri" w:cs="Arial"/>
                <w:szCs w:val="24"/>
              </w:rPr>
            </w:pPr>
            <w:r w:rsidRPr="001E01CD">
              <w:rPr>
                <w:rFonts w:eastAsia="Calibri" w:cs="Arial"/>
                <w:sz w:val="20"/>
                <w:szCs w:val="24"/>
              </w:rPr>
              <w:t>XX</w:t>
            </w:r>
          </w:p>
        </w:tc>
        <w:tc>
          <w:tcPr>
            <w:tcW w:w="1548" w:type="dxa"/>
          </w:tcPr>
          <w:p w14:paraId="11FCB139" w14:textId="77777777" w:rsidR="00BB2D4A" w:rsidRPr="001E01CD" w:rsidRDefault="00BB2D4A" w:rsidP="00CC43C5">
            <w:pPr>
              <w:spacing w:after="0" w:line="240" w:lineRule="auto"/>
              <w:rPr>
                <w:rFonts w:eastAsia="Calibri" w:cs="Arial"/>
                <w:sz w:val="14"/>
                <w:szCs w:val="14"/>
              </w:rPr>
            </w:pPr>
            <w:r w:rsidRPr="001E01CD">
              <w:rPr>
                <w:rFonts w:eastAsia="Calibri" w:cs="Arial"/>
                <w:sz w:val="14"/>
                <w:szCs w:val="14"/>
              </w:rPr>
              <w:t>22. Price</w:t>
            </w:r>
          </w:p>
          <w:p w14:paraId="26278C9C" w14:textId="77777777" w:rsidR="00BB2D4A" w:rsidRPr="001E01CD" w:rsidRDefault="00BB2D4A" w:rsidP="00CC43C5">
            <w:pPr>
              <w:spacing w:after="0" w:line="240" w:lineRule="auto"/>
              <w:rPr>
                <w:rFonts w:eastAsia="Calibri" w:cs="Arial"/>
                <w:sz w:val="14"/>
                <w:szCs w:val="14"/>
              </w:rPr>
            </w:pPr>
          </w:p>
        </w:tc>
      </w:tr>
    </w:tbl>
    <w:p w14:paraId="6EED63B2" w14:textId="77777777" w:rsidR="00BB2D4A" w:rsidRPr="001E01CD" w:rsidRDefault="00BB2D4A" w:rsidP="00CC43C5">
      <w:pPr>
        <w:rPr>
          <w:rFonts w:eastAsia="Calibri" w:cs="Times New Roman"/>
        </w:rPr>
      </w:pPr>
      <w:r w:rsidRPr="001E01CD">
        <w:rPr>
          <w:rFonts w:eastAsia="Calibri" w:cs="Times New Roman"/>
          <w:noProof/>
        </w:rPr>
        <mc:AlternateContent>
          <mc:Choice Requires="wps">
            <w:drawing>
              <wp:anchor distT="0" distB="0" distL="114300" distR="114300" simplePos="0" relativeHeight="251675648" behindDoc="0" locked="0" layoutInCell="0" allowOverlap="1" wp14:anchorId="6E866F70" wp14:editId="366E0018">
                <wp:simplePos x="0" y="0"/>
                <wp:positionH relativeFrom="margin">
                  <wp:align>center</wp:align>
                </wp:positionH>
                <wp:positionV relativeFrom="paragraph">
                  <wp:posOffset>-7120890</wp:posOffset>
                </wp:positionV>
                <wp:extent cx="2425700" cy="165100"/>
                <wp:effectExtent l="0" t="0" r="0" b="6350"/>
                <wp:wrapSquare wrapText="right"/>
                <wp:docPr id="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57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13F2C733" w14:textId="77777777" w:rsidR="005C186C" w:rsidRPr="00C32DA0" w:rsidRDefault="005C186C" w:rsidP="00BB2D4A">
                            <w:pPr>
                              <w:rPr>
                                <w:rFonts w:cs="Arial"/>
                                <w:sz w:val="14"/>
                              </w:rPr>
                            </w:pPr>
                            <w:r w:rsidRPr="00C32DA0">
                              <w:rPr>
                                <w:rFonts w:cs="Arial"/>
                                <w:spacing w:val="16"/>
                                <w:sz w:val="14"/>
                              </w:rPr>
                              <w:t>TECHNICAL REPORT STANDARD TITLE PAGE</w:t>
                            </w:r>
                          </w:p>
                        </w:txbxContent>
                      </wps:txbx>
                      <wps:bodyPr rot="0" vert="horz" wrap="square" lIns="38100" tIns="38100" rIns="38100" bIns="381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9" style="position:absolute;margin-left:0;margin-top:-560.7pt;width:191pt;height:13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" o:allowincell="f" filled="f" stroked="f" strokecolor="red">
                <v:textbox inset="3pt,3pt,3pt,3pt">
                  <w:txbxContent>
                    <w:p w14:paraId="13F2C733" w14:textId="77777777" w:rsidR="005C186C" w:rsidRPr="00C32DA0" w:rsidRDefault="005C186C" w:rsidP="00BB2D4A">
                      <w:pPr>
                        <w:rPr>
                          <w:rFonts w:cs="Arial"/>
                          <w:sz w:val="14"/>
                        </w:rPr>
                      </w:pPr>
                      <w:r w:rsidRPr="00C32DA0">
                        <w:rPr>
                          <w:rFonts w:cs="Arial"/>
                          <w:spacing w:val="16"/>
                          <w:sz w:val="14"/>
                        </w:rPr>
                        <w:t>TECHNICAL REPORT STANDARD TITLE PAGE</w:t>
                      </w:r>
                    </w:p>
                  </w:txbxContent>
                </v:textbox>
                <w10:wrap type="square" side="right" anchorx="margin"/>
              </v:rect>
            </w:pict>
          </mc:Fallback>
        </mc:AlternateContent>
      </w:r>
      <w:r w:rsidRPr="001E01CD">
        <w:rPr>
          <w:rFonts w:eastAsia="Calibri" w:cs="Times New Roman"/>
          <w:noProof/>
        </w:rPr>
        <mc:AlternateContent>
          <mc:Choice Requires="wps">
            <w:drawing>
              <wp:anchor distT="0" distB="0" distL="114300" distR="114300" simplePos="0" relativeHeight="251674624" behindDoc="0" locked="0" layoutInCell="0" allowOverlap="1" wp14:anchorId="35065B7B" wp14:editId="4FF05174">
                <wp:simplePos x="0" y="0"/>
                <wp:positionH relativeFrom="column">
                  <wp:posOffset>178435</wp:posOffset>
                </wp:positionH>
                <wp:positionV relativeFrom="paragraph">
                  <wp:posOffset>36830</wp:posOffset>
                </wp:positionV>
                <wp:extent cx="1537970" cy="182880"/>
                <wp:effectExtent l="0" t="0" r="5080" b="7620"/>
                <wp:wrapSquare wrapText="right"/>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97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63D0B2D0" w14:textId="77777777" w:rsidR="005C186C" w:rsidRDefault="005C186C" w:rsidP="00BB2D4A">
                            <w:pPr>
                              <w:rPr>
                                <w:sz w:val="14"/>
                              </w:rPr>
                            </w:pPr>
                            <w:r>
                              <w:rPr>
                                <w:b/>
                                <w:sz w:val="14"/>
                              </w:rPr>
                              <w:t>Form DOT F 1700.7</w:t>
                            </w:r>
                            <w:r>
                              <w:rPr>
                                <w:sz w:val="14"/>
                              </w:rPr>
                              <w:t xml:space="preserve"> (8-69)</w:t>
                            </w:r>
                          </w:p>
                        </w:txbxContent>
                      </wps:txbx>
                      <wps:bodyPr rot="0" vert="horz" wrap="square" lIns="38100" tIns="38100" rIns="38100" bIns="381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30" style="position:absolute;margin-left:14.05pt;margin-top:2.9pt;width:121.1pt;height:1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" o:allowincell="f" filled="f" stroked="f" strokecolor="red">
                <v:textbox inset="3pt,3pt,3pt,3pt">
                  <w:txbxContent>
                    <w:p w14:paraId="63D0B2D0" w14:textId="77777777" w:rsidR="005C186C" w:rsidRDefault="005C186C" w:rsidP="00BB2D4A">
                      <w:pPr>
                        <w:rPr>
                          <w:sz w:val="14"/>
                        </w:rPr>
                      </w:pPr>
                      <w:r>
                        <w:rPr>
                          <w:b/>
                          <w:sz w:val="14"/>
                        </w:rPr>
                        <w:t>Form DOT F 1700.7</w:t>
                      </w:r>
                      <w:r>
                        <w:rPr>
                          <w:sz w:val="14"/>
                        </w:rPr>
                        <w:t xml:space="preserve"> (8-69)</w:t>
                      </w:r>
                    </w:p>
                  </w:txbxContent>
                </v:textbox>
                <w10:wrap type="square" side="right"/>
              </v:rect>
            </w:pict>
          </mc:Fallback>
        </mc:AlternateContent>
      </w:r>
      <w:bookmarkStart w:id="8" w:name="_Toc462759895"/>
      <w:r w:rsidRPr="001E01CD">
        <w:rPr>
          <w:rFonts w:eastAsia="Calibri" w:cs="Times New Roman"/>
        </w:rPr>
        <w:br w:type="page"/>
      </w:r>
    </w:p>
    <w:bookmarkEnd w:id="8"/>
    <w:p w14:paraId="24169F5F" w14:textId="77777777" w:rsidR="00BB2D4A" w:rsidRPr="001E01CD" w:rsidRDefault="00BB2D4A" w:rsidP="00CC43C5">
      <w:pPr>
        <w:rPr>
          <w:rFonts w:eastAsia="Calibri" w:cs="Arial"/>
          <w:b/>
        </w:rPr>
      </w:pPr>
      <w:r w:rsidRPr="001E01CD">
        <w:rPr>
          <w:rFonts w:eastAsia="Calibri" w:cs="Arial"/>
          <w:b/>
        </w:rPr>
        <w:lastRenderedPageBreak/>
        <w:t>ACKNOWLEDGEMENTS</w:t>
      </w:r>
    </w:p>
    <w:p w14:paraId="12ECD528" w14:textId="4295CF8B" w:rsidR="00BB2D4A" w:rsidRPr="001E01CD" w:rsidRDefault="00BB2D4A" w:rsidP="00CC43C5">
      <w:pPr>
        <w:rPr>
          <w:rFonts w:eastAsia="Calibri" w:cs="Arial"/>
        </w:rPr>
      </w:pPr>
      <w:r w:rsidRPr="001E01CD">
        <w:rPr>
          <w:rFonts w:eastAsia="Calibri" w:cs="Arial"/>
        </w:rPr>
        <w:t xml:space="preserve">The research team would like to acknowledge the support of the New Jersey Department of Transportation on this project under the direction of Eddy </w:t>
      </w:r>
      <w:proofErr w:type="spellStart"/>
      <w:r w:rsidRPr="001E01CD">
        <w:rPr>
          <w:rFonts w:eastAsia="Calibri" w:cs="Arial"/>
        </w:rPr>
        <w:t>Germain</w:t>
      </w:r>
      <w:proofErr w:type="spellEnd"/>
      <w:r w:rsidRPr="001E01CD">
        <w:rPr>
          <w:rFonts w:eastAsia="Calibri" w:cs="Arial"/>
        </w:rPr>
        <w:t xml:space="preserve">. The technical review was guided by </w:t>
      </w:r>
      <w:r w:rsidR="000A0A74" w:rsidRPr="001E01CD">
        <w:rPr>
          <w:rFonts w:eastAsia="Calibri" w:cs="Arial"/>
        </w:rPr>
        <w:t xml:space="preserve">Greg </w:t>
      </w:r>
      <w:proofErr w:type="spellStart"/>
      <w:r w:rsidR="000A0A74" w:rsidRPr="001E01CD">
        <w:rPr>
          <w:rFonts w:eastAsia="Calibri" w:cs="Arial"/>
        </w:rPr>
        <w:t>Renman</w:t>
      </w:r>
      <w:proofErr w:type="spellEnd"/>
      <w:r w:rsidR="000A0A74" w:rsidRPr="001E01CD">
        <w:rPr>
          <w:rFonts w:eastAsia="Calibri" w:cs="Arial"/>
        </w:rPr>
        <w:t xml:space="preserve">, Jack Evans, </w:t>
      </w:r>
      <w:proofErr w:type="spellStart"/>
      <w:r w:rsidR="000A0A74" w:rsidRPr="001E01CD">
        <w:rPr>
          <w:rFonts w:eastAsia="Calibri" w:cs="Arial"/>
        </w:rPr>
        <w:t>Mula</w:t>
      </w:r>
      <w:proofErr w:type="spellEnd"/>
      <w:r w:rsidR="000A0A74" w:rsidRPr="001E01CD">
        <w:rPr>
          <w:rFonts w:eastAsia="Calibri" w:cs="Arial"/>
        </w:rPr>
        <w:t xml:space="preserve"> Reddy </w:t>
      </w:r>
      <w:r w:rsidRPr="001E01CD">
        <w:rPr>
          <w:rFonts w:eastAsia="Calibri" w:cs="Arial"/>
        </w:rPr>
        <w:t xml:space="preserve">and their staff at the </w:t>
      </w:r>
      <w:r w:rsidR="000A0A74" w:rsidRPr="001E01CD">
        <w:rPr>
          <w:rFonts w:eastAsia="Calibri" w:cs="Arial"/>
        </w:rPr>
        <w:t xml:space="preserve">Structural Evaluation </w:t>
      </w:r>
      <w:r w:rsidRPr="001E01CD">
        <w:rPr>
          <w:rFonts w:eastAsia="Calibri" w:cs="Arial"/>
        </w:rPr>
        <w:t xml:space="preserve">Unit. In addition, special thanks are extended to the New Jersey Department of Transportation State Transportation Engineer, E. David Lambert III and Nat </w:t>
      </w:r>
      <w:proofErr w:type="spellStart"/>
      <w:r w:rsidRPr="001E01CD">
        <w:rPr>
          <w:rFonts w:eastAsia="Calibri" w:cs="Arial"/>
        </w:rPr>
        <w:t>Kasbekar</w:t>
      </w:r>
      <w:proofErr w:type="spellEnd"/>
      <w:r w:rsidRPr="001E01CD">
        <w:rPr>
          <w:rFonts w:eastAsia="Calibri" w:cs="Arial"/>
        </w:rPr>
        <w:t xml:space="preserve"> who supported and promoted the development of this Program. This project was also made possible by the Federal Highway Administration.</w:t>
      </w:r>
    </w:p>
    <w:p w14:paraId="22BA2A9D" w14:textId="77777777" w:rsidR="00BB2D4A" w:rsidRPr="001E01CD" w:rsidRDefault="00BB2D4A" w:rsidP="00CC43C5">
      <w:pPr>
        <w:rPr>
          <w:rFonts w:eastAsia="Calibri" w:cs="Arial"/>
        </w:rPr>
      </w:pPr>
      <w:r w:rsidRPr="001E01CD">
        <w:rPr>
          <w:rFonts w:eastAsia="Calibri" w:cs="Arial"/>
        </w:rPr>
        <w:br w:type="page"/>
      </w:r>
    </w:p>
    <w:p w14:paraId="5B017CA9" w14:textId="77777777" w:rsidR="00BB2D4A" w:rsidRPr="001E01CD" w:rsidRDefault="00BB2D4A" w:rsidP="00CC43C5">
      <w:pPr>
        <w:rPr>
          <w:rFonts w:eastAsia="Calibri" w:cs="Arial"/>
          <w:b/>
        </w:rPr>
      </w:pPr>
      <w:r w:rsidRPr="001E01CD">
        <w:rPr>
          <w:rFonts w:eastAsia="Calibri" w:cs="Arial"/>
          <w:b/>
        </w:rPr>
        <w:lastRenderedPageBreak/>
        <w:t>TABLE OF CONTENTS</w:t>
      </w:r>
    </w:p>
    <w:p w14:paraId="5C128C79" w14:textId="62EC5EA3" w:rsidR="00013286" w:rsidRPr="001E01CD" w:rsidRDefault="00BB2D4A">
      <w:pPr>
        <w:pStyle w:val="TOC1"/>
        <w:rPr>
          <w:rFonts w:asciiTheme="minorHAnsi" w:eastAsiaTheme="minorEastAsia" w:hAnsiTheme="minorHAnsi"/>
          <w:b w:val="0"/>
          <w:caps w:val="0"/>
          <w:noProof/>
          <w:sz w:val="22"/>
        </w:rPr>
      </w:pPr>
      <w:r w:rsidRPr="001E01CD">
        <w:rPr>
          <w:rFonts w:eastAsia="Calibri" w:cs="Times New Roman"/>
        </w:rPr>
        <w:fldChar w:fldCharType="begin"/>
      </w:r>
      <w:r w:rsidRPr="001E01CD">
        <w:rPr>
          <w:rFonts w:eastAsia="Calibri" w:cs="Times New Roman"/>
        </w:rPr>
        <w:instrText xml:space="preserve"> TOC \o "1-3" \h \z \u </w:instrText>
      </w:r>
      <w:r w:rsidRPr="001E01CD">
        <w:rPr>
          <w:rFonts w:eastAsia="Calibri" w:cs="Times New Roman"/>
        </w:rPr>
        <w:fldChar w:fldCharType="separate"/>
      </w:r>
      <w:hyperlink w:anchor="_Toc469493868" w:history="1">
        <w:r w:rsidR="00013286" w:rsidRPr="001E01CD">
          <w:rPr>
            <w:rStyle w:val="Hyperlink"/>
            <w:rFonts w:eastAsia="Times New Roman" w:cs="Times New Roman"/>
            <w:noProof/>
            <w:snapToGrid w:val="0"/>
          </w:rPr>
          <w:t>EXECUTIVE SUMMARY</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_Toc469493868 \h </w:instrText>
        </w:r>
        <w:r w:rsidR="00013286" w:rsidRPr="001E01CD">
          <w:rPr>
            <w:noProof/>
            <w:webHidden/>
          </w:rPr>
        </w:r>
        <w:r w:rsidR="00013286" w:rsidRPr="001E01CD">
          <w:rPr>
            <w:noProof/>
            <w:webHidden/>
          </w:rPr>
          <w:fldChar w:fldCharType="separate"/>
        </w:r>
        <w:r w:rsidR="00013286" w:rsidRPr="001E01CD">
          <w:rPr>
            <w:noProof/>
            <w:webHidden/>
          </w:rPr>
          <w:t>1</w:t>
        </w:r>
        <w:r w:rsidR="00013286" w:rsidRPr="001E01CD">
          <w:rPr>
            <w:noProof/>
            <w:webHidden/>
          </w:rPr>
          <w:fldChar w:fldCharType="end"/>
        </w:r>
      </w:hyperlink>
    </w:p>
    <w:p w14:paraId="4EA3DE77" w14:textId="053419DC" w:rsidR="00013286" w:rsidRPr="001E01CD" w:rsidRDefault="005C186C">
      <w:pPr>
        <w:pStyle w:val="TOC1"/>
        <w:rPr>
          <w:rFonts w:asciiTheme="minorHAnsi" w:eastAsiaTheme="minorEastAsia" w:hAnsiTheme="minorHAnsi"/>
          <w:b w:val="0"/>
          <w:caps w:val="0"/>
          <w:noProof/>
          <w:sz w:val="22"/>
        </w:rPr>
      </w:pPr>
      <w:hyperlink w:anchor="_Toc469493869" w:history="1">
        <w:r w:rsidR="00013286" w:rsidRPr="001E01CD">
          <w:rPr>
            <w:rStyle w:val="Hyperlink"/>
            <w:noProof/>
          </w:rPr>
          <w:t>Foreword</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_Toc469493869 \h </w:instrText>
        </w:r>
        <w:r w:rsidR="00013286" w:rsidRPr="001E01CD">
          <w:rPr>
            <w:noProof/>
            <w:webHidden/>
          </w:rPr>
        </w:r>
        <w:r w:rsidR="00013286" w:rsidRPr="001E01CD">
          <w:rPr>
            <w:noProof/>
            <w:webHidden/>
          </w:rPr>
          <w:fldChar w:fldCharType="separate"/>
        </w:r>
        <w:r w:rsidR="00013286" w:rsidRPr="001E01CD">
          <w:rPr>
            <w:noProof/>
            <w:webHidden/>
          </w:rPr>
          <w:t>2</w:t>
        </w:r>
        <w:r w:rsidR="00013286" w:rsidRPr="001E01CD">
          <w:rPr>
            <w:noProof/>
            <w:webHidden/>
          </w:rPr>
          <w:fldChar w:fldCharType="end"/>
        </w:r>
      </w:hyperlink>
    </w:p>
    <w:p w14:paraId="7F9A5345" w14:textId="3EF974C0" w:rsidR="00013286" w:rsidRPr="001E01CD" w:rsidRDefault="005C186C">
      <w:pPr>
        <w:pStyle w:val="TOC1"/>
        <w:rPr>
          <w:rFonts w:asciiTheme="minorHAnsi" w:eastAsiaTheme="minorEastAsia" w:hAnsiTheme="minorHAnsi"/>
          <w:b w:val="0"/>
          <w:caps w:val="0"/>
          <w:noProof/>
          <w:sz w:val="22"/>
        </w:rPr>
      </w:pPr>
      <w:hyperlink w:anchor="_Toc469493870" w:history="1">
        <w:r w:rsidR="00013286" w:rsidRPr="001E01CD">
          <w:rPr>
            <w:rStyle w:val="Hyperlink"/>
            <w:noProof/>
          </w:rPr>
          <w:t>Modeling</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_Toc469493870 \h </w:instrText>
        </w:r>
        <w:r w:rsidR="00013286" w:rsidRPr="001E01CD">
          <w:rPr>
            <w:noProof/>
            <w:webHidden/>
          </w:rPr>
        </w:r>
        <w:r w:rsidR="00013286" w:rsidRPr="001E01CD">
          <w:rPr>
            <w:noProof/>
            <w:webHidden/>
          </w:rPr>
          <w:fldChar w:fldCharType="separate"/>
        </w:r>
        <w:r w:rsidR="00013286" w:rsidRPr="001E01CD">
          <w:rPr>
            <w:noProof/>
            <w:webHidden/>
          </w:rPr>
          <w:t>2</w:t>
        </w:r>
        <w:r w:rsidR="00013286" w:rsidRPr="001E01CD">
          <w:rPr>
            <w:noProof/>
            <w:webHidden/>
          </w:rPr>
          <w:fldChar w:fldCharType="end"/>
        </w:r>
      </w:hyperlink>
    </w:p>
    <w:p w14:paraId="5E796850" w14:textId="50983E40" w:rsidR="00013286" w:rsidRPr="001E01CD" w:rsidRDefault="005C186C">
      <w:pPr>
        <w:pStyle w:val="TOC2"/>
        <w:tabs>
          <w:tab w:val="right" w:leader="dot" w:pos="9350"/>
        </w:tabs>
        <w:rPr>
          <w:rFonts w:asciiTheme="minorHAnsi" w:eastAsiaTheme="minorEastAsia" w:hAnsiTheme="minorHAnsi"/>
          <w:noProof/>
          <w:sz w:val="22"/>
        </w:rPr>
      </w:pPr>
      <w:hyperlink w:anchor="_Toc469493871" w:history="1">
        <w:r w:rsidR="00013286" w:rsidRPr="001E01CD">
          <w:rPr>
            <w:rStyle w:val="Hyperlink"/>
            <w:noProof/>
          </w:rPr>
          <w:t>Structure Dimensions &amp; Material Properties</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_Toc469493871 \h </w:instrText>
        </w:r>
        <w:r w:rsidR="00013286" w:rsidRPr="001E01CD">
          <w:rPr>
            <w:noProof/>
            <w:webHidden/>
          </w:rPr>
        </w:r>
        <w:r w:rsidR="00013286" w:rsidRPr="001E01CD">
          <w:rPr>
            <w:noProof/>
            <w:webHidden/>
          </w:rPr>
          <w:fldChar w:fldCharType="separate"/>
        </w:r>
        <w:r w:rsidR="00013286" w:rsidRPr="001E01CD">
          <w:rPr>
            <w:noProof/>
            <w:webHidden/>
          </w:rPr>
          <w:t>2</w:t>
        </w:r>
        <w:r w:rsidR="00013286" w:rsidRPr="001E01CD">
          <w:rPr>
            <w:noProof/>
            <w:webHidden/>
          </w:rPr>
          <w:fldChar w:fldCharType="end"/>
        </w:r>
      </w:hyperlink>
    </w:p>
    <w:p w14:paraId="72A3B4C7" w14:textId="752B668A" w:rsidR="00013286" w:rsidRPr="001E01CD" w:rsidRDefault="005C186C">
      <w:pPr>
        <w:pStyle w:val="TOC2"/>
        <w:tabs>
          <w:tab w:val="right" w:leader="dot" w:pos="9350"/>
        </w:tabs>
        <w:rPr>
          <w:rFonts w:asciiTheme="minorHAnsi" w:eastAsiaTheme="minorEastAsia" w:hAnsiTheme="minorHAnsi"/>
          <w:noProof/>
          <w:sz w:val="22"/>
        </w:rPr>
      </w:pPr>
      <w:hyperlink w:anchor="_Toc469493872" w:history="1">
        <w:r w:rsidR="00013286" w:rsidRPr="001E01CD">
          <w:rPr>
            <w:rStyle w:val="Hyperlink"/>
            <w:noProof/>
          </w:rPr>
          <w:t>Model Form</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_Toc469493872 \h </w:instrText>
        </w:r>
        <w:r w:rsidR="00013286" w:rsidRPr="001E01CD">
          <w:rPr>
            <w:noProof/>
            <w:webHidden/>
          </w:rPr>
        </w:r>
        <w:r w:rsidR="00013286" w:rsidRPr="001E01CD">
          <w:rPr>
            <w:noProof/>
            <w:webHidden/>
          </w:rPr>
          <w:fldChar w:fldCharType="separate"/>
        </w:r>
        <w:r w:rsidR="00013286" w:rsidRPr="001E01CD">
          <w:rPr>
            <w:noProof/>
            <w:webHidden/>
          </w:rPr>
          <w:t>3</w:t>
        </w:r>
        <w:r w:rsidR="00013286" w:rsidRPr="001E01CD">
          <w:rPr>
            <w:noProof/>
            <w:webHidden/>
          </w:rPr>
          <w:fldChar w:fldCharType="end"/>
        </w:r>
      </w:hyperlink>
    </w:p>
    <w:p w14:paraId="0D5B2FD5" w14:textId="13B6E584" w:rsidR="00013286" w:rsidRPr="001E01CD" w:rsidRDefault="005C186C">
      <w:pPr>
        <w:pStyle w:val="TOC2"/>
        <w:tabs>
          <w:tab w:val="right" w:leader="dot" w:pos="9350"/>
        </w:tabs>
        <w:rPr>
          <w:rFonts w:asciiTheme="minorHAnsi" w:eastAsiaTheme="minorEastAsia" w:hAnsiTheme="minorHAnsi"/>
          <w:noProof/>
          <w:sz w:val="22"/>
        </w:rPr>
      </w:pPr>
      <w:hyperlink w:anchor="_Toc469493873" w:history="1">
        <w:r w:rsidR="00013286" w:rsidRPr="001E01CD">
          <w:rPr>
            <w:rStyle w:val="Hyperlink"/>
            <w:noProof/>
          </w:rPr>
          <w:t>Girders &amp; Diaphragms</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_Toc469493873 \h </w:instrText>
        </w:r>
        <w:r w:rsidR="00013286" w:rsidRPr="001E01CD">
          <w:rPr>
            <w:noProof/>
            <w:webHidden/>
          </w:rPr>
        </w:r>
        <w:r w:rsidR="00013286" w:rsidRPr="001E01CD">
          <w:rPr>
            <w:noProof/>
            <w:webHidden/>
          </w:rPr>
          <w:fldChar w:fldCharType="separate"/>
        </w:r>
        <w:r w:rsidR="00013286" w:rsidRPr="001E01CD">
          <w:rPr>
            <w:noProof/>
            <w:webHidden/>
          </w:rPr>
          <w:t>5</w:t>
        </w:r>
        <w:r w:rsidR="00013286" w:rsidRPr="001E01CD">
          <w:rPr>
            <w:noProof/>
            <w:webHidden/>
          </w:rPr>
          <w:fldChar w:fldCharType="end"/>
        </w:r>
      </w:hyperlink>
    </w:p>
    <w:p w14:paraId="7E46A377" w14:textId="0B9526E2" w:rsidR="00013286" w:rsidRPr="001E01CD" w:rsidRDefault="005C186C">
      <w:pPr>
        <w:pStyle w:val="TOC2"/>
        <w:tabs>
          <w:tab w:val="right" w:leader="dot" w:pos="9350"/>
        </w:tabs>
        <w:rPr>
          <w:rFonts w:asciiTheme="minorHAnsi" w:eastAsiaTheme="minorEastAsia" w:hAnsiTheme="minorHAnsi"/>
          <w:noProof/>
          <w:sz w:val="22"/>
        </w:rPr>
      </w:pPr>
      <w:hyperlink w:anchor="_Toc469493874" w:history="1">
        <w:r w:rsidR="00013286" w:rsidRPr="001E01CD">
          <w:rPr>
            <w:rStyle w:val="Hyperlink"/>
            <w:noProof/>
          </w:rPr>
          <w:t>Deck</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_Toc469493874 \h </w:instrText>
        </w:r>
        <w:r w:rsidR="00013286" w:rsidRPr="001E01CD">
          <w:rPr>
            <w:noProof/>
            <w:webHidden/>
          </w:rPr>
        </w:r>
        <w:r w:rsidR="00013286" w:rsidRPr="001E01CD">
          <w:rPr>
            <w:noProof/>
            <w:webHidden/>
          </w:rPr>
          <w:fldChar w:fldCharType="separate"/>
        </w:r>
        <w:r w:rsidR="00013286" w:rsidRPr="001E01CD">
          <w:rPr>
            <w:noProof/>
            <w:webHidden/>
          </w:rPr>
          <w:t>6</w:t>
        </w:r>
        <w:r w:rsidR="00013286" w:rsidRPr="001E01CD">
          <w:rPr>
            <w:noProof/>
            <w:webHidden/>
          </w:rPr>
          <w:fldChar w:fldCharType="end"/>
        </w:r>
      </w:hyperlink>
    </w:p>
    <w:p w14:paraId="76FA090F" w14:textId="00BD249B" w:rsidR="00013286" w:rsidRPr="001E01CD" w:rsidRDefault="005C186C">
      <w:pPr>
        <w:pStyle w:val="TOC2"/>
        <w:tabs>
          <w:tab w:val="right" w:leader="dot" w:pos="9350"/>
        </w:tabs>
        <w:rPr>
          <w:rFonts w:asciiTheme="minorHAnsi" w:eastAsiaTheme="minorEastAsia" w:hAnsiTheme="minorHAnsi"/>
          <w:noProof/>
          <w:sz w:val="22"/>
        </w:rPr>
      </w:pPr>
      <w:hyperlink w:anchor="_Toc469493875" w:history="1">
        <w:r w:rsidR="00013286" w:rsidRPr="001E01CD">
          <w:rPr>
            <w:rStyle w:val="Hyperlink"/>
            <w:noProof/>
          </w:rPr>
          <w:t>Sidewalk &amp; Barriers</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_Toc469493875 \h </w:instrText>
        </w:r>
        <w:r w:rsidR="00013286" w:rsidRPr="001E01CD">
          <w:rPr>
            <w:noProof/>
            <w:webHidden/>
          </w:rPr>
        </w:r>
        <w:r w:rsidR="00013286" w:rsidRPr="001E01CD">
          <w:rPr>
            <w:noProof/>
            <w:webHidden/>
          </w:rPr>
          <w:fldChar w:fldCharType="separate"/>
        </w:r>
        <w:r w:rsidR="00013286" w:rsidRPr="001E01CD">
          <w:rPr>
            <w:noProof/>
            <w:webHidden/>
          </w:rPr>
          <w:t>6</w:t>
        </w:r>
        <w:r w:rsidR="00013286" w:rsidRPr="001E01CD">
          <w:rPr>
            <w:noProof/>
            <w:webHidden/>
          </w:rPr>
          <w:fldChar w:fldCharType="end"/>
        </w:r>
      </w:hyperlink>
    </w:p>
    <w:p w14:paraId="713A75F7" w14:textId="12BB4DFC" w:rsidR="00013286" w:rsidRPr="001E01CD" w:rsidRDefault="005C186C">
      <w:pPr>
        <w:pStyle w:val="TOC2"/>
        <w:tabs>
          <w:tab w:val="right" w:leader="dot" w:pos="9350"/>
        </w:tabs>
        <w:rPr>
          <w:rFonts w:asciiTheme="minorHAnsi" w:eastAsiaTheme="minorEastAsia" w:hAnsiTheme="minorHAnsi"/>
          <w:noProof/>
          <w:sz w:val="22"/>
        </w:rPr>
      </w:pPr>
      <w:hyperlink w:anchor="_Toc469493876" w:history="1">
        <w:r w:rsidR="00013286" w:rsidRPr="001E01CD">
          <w:rPr>
            <w:rStyle w:val="Hyperlink"/>
            <w:noProof/>
          </w:rPr>
          <w:t>Boundary Conditions</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_Toc469493876 \h </w:instrText>
        </w:r>
        <w:r w:rsidR="00013286" w:rsidRPr="001E01CD">
          <w:rPr>
            <w:noProof/>
            <w:webHidden/>
          </w:rPr>
        </w:r>
        <w:r w:rsidR="00013286" w:rsidRPr="001E01CD">
          <w:rPr>
            <w:noProof/>
            <w:webHidden/>
          </w:rPr>
          <w:fldChar w:fldCharType="separate"/>
        </w:r>
        <w:r w:rsidR="00013286" w:rsidRPr="001E01CD">
          <w:rPr>
            <w:noProof/>
            <w:webHidden/>
          </w:rPr>
          <w:t>6</w:t>
        </w:r>
        <w:r w:rsidR="00013286" w:rsidRPr="001E01CD">
          <w:rPr>
            <w:noProof/>
            <w:webHidden/>
          </w:rPr>
          <w:fldChar w:fldCharType="end"/>
        </w:r>
      </w:hyperlink>
    </w:p>
    <w:p w14:paraId="6ACC65C3" w14:textId="4409EC0C" w:rsidR="00013286" w:rsidRPr="001E01CD" w:rsidRDefault="005C186C">
      <w:pPr>
        <w:pStyle w:val="TOC2"/>
        <w:tabs>
          <w:tab w:val="right" w:leader="dot" w:pos="9350"/>
        </w:tabs>
        <w:rPr>
          <w:rFonts w:asciiTheme="minorHAnsi" w:eastAsiaTheme="minorEastAsia" w:hAnsiTheme="minorHAnsi"/>
          <w:noProof/>
          <w:sz w:val="22"/>
        </w:rPr>
      </w:pPr>
      <w:hyperlink w:anchor="_Toc469493878" w:history="1">
        <w:r w:rsidR="00013286" w:rsidRPr="001E01CD">
          <w:rPr>
            <w:rStyle w:val="Hyperlink"/>
            <w:noProof/>
          </w:rPr>
          <w:t>Composite Action</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_Toc469493878 \h </w:instrText>
        </w:r>
        <w:r w:rsidR="00013286" w:rsidRPr="001E01CD">
          <w:rPr>
            <w:noProof/>
            <w:webHidden/>
          </w:rPr>
        </w:r>
        <w:r w:rsidR="00013286" w:rsidRPr="001E01CD">
          <w:rPr>
            <w:noProof/>
            <w:webHidden/>
          </w:rPr>
          <w:fldChar w:fldCharType="separate"/>
        </w:r>
        <w:r w:rsidR="00013286" w:rsidRPr="001E01CD">
          <w:rPr>
            <w:noProof/>
            <w:webHidden/>
          </w:rPr>
          <w:t>7</w:t>
        </w:r>
        <w:r w:rsidR="00013286" w:rsidRPr="001E01CD">
          <w:rPr>
            <w:noProof/>
            <w:webHidden/>
          </w:rPr>
          <w:fldChar w:fldCharType="end"/>
        </w:r>
      </w:hyperlink>
    </w:p>
    <w:p w14:paraId="3E68CC5F" w14:textId="17613080" w:rsidR="00013286" w:rsidRPr="001E01CD" w:rsidRDefault="005C186C">
      <w:pPr>
        <w:pStyle w:val="TOC2"/>
        <w:tabs>
          <w:tab w:val="right" w:leader="dot" w:pos="9350"/>
        </w:tabs>
        <w:rPr>
          <w:rFonts w:asciiTheme="minorHAnsi" w:eastAsiaTheme="minorEastAsia" w:hAnsiTheme="minorHAnsi"/>
          <w:noProof/>
          <w:sz w:val="22"/>
        </w:rPr>
      </w:pPr>
      <w:hyperlink w:anchor="_Toc469493879" w:history="1">
        <w:r w:rsidR="00013286" w:rsidRPr="001E01CD">
          <w:rPr>
            <w:rStyle w:val="Hyperlink"/>
            <w:noProof/>
          </w:rPr>
          <w:t>Element Discretization</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_Toc469493879 \h </w:instrText>
        </w:r>
        <w:r w:rsidR="00013286" w:rsidRPr="001E01CD">
          <w:rPr>
            <w:noProof/>
            <w:webHidden/>
          </w:rPr>
        </w:r>
        <w:r w:rsidR="00013286" w:rsidRPr="001E01CD">
          <w:rPr>
            <w:noProof/>
            <w:webHidden/>
          </w:rPr>
          <w:fldChar w:fldCharType="separate"/>
        </w:r>
        <w:r w:rsidR="00013286" w:rsidRPr="001E01CD">
          <w:rPr>
            <w:noProof/>
            <w:webHidden/>
          </w:rPr>
          <w:t>7</w:t>
        </w:r>
        <w:r w:rsidR="00013286" w:rsidRPr="001E01CD">
          <w:rPr>
            <w:noProof/>
            <w:webHidden/>
          </w:rPr>
          <w:fldChar w:fldCharType="end"/>
        </w:r>
      </w:hyperlink>
    </w:p>
    <w:p w14:paraId="55752CF4" w14:textId="668260C6" w:rsidR="00013286" w:rsidRPr="001E01CD" w:rsidRDefault="005C186C">
      <w:pPr>
        <w:pStyle w:val="TOC2"/>
        <w:tabs>
          <w:tab w:val="right" w:leader="dot" w:pos="9350"/>
        </w:tabs>
        <w:rPr>
          <w:rFonts w:asciiTheme="minorHAnsi" w:eastAsiaTheme="minorEastAsia" w:hAnsiTheme="minorHAnsi"/>
          <w:noProof/>
          <w:sz w:val="22"/>
        </w:rPr>
      </w:pPr>
      <w:hyperlink w:anchor="_Toc469493880" w:history="1">
        <w:r w:rsidR="00013286" w:rsidRPr="001E01CD">
          <w:rPr>
            <w:rStyle w:val="Hyperlink"/>
            <w:noProof/>
          </w:rPr>
          <w:t>Modeling of Haunches</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_Toc469493880 \h </w:instrText>
        </w:r>
        <w:r w:rsidR="00013286" w:rsidRPr="001E01CD">
          <w:rPr>
            <w:noProof/>
            <w:webHidden/>
          </w:rPr>
        </w:r>
        <w:r w:rsidR="00013286" w:rsidRPr="001E01CD">
          <w:rPr>
            <w:noProof/>
            <w:webHidden/>
          </w:rPr>
          <w:fldChar w:fldCharType="separate"/>
        </w:r>
        <w:r w:rsidR="00013286" w:rsidRPr="001E01CD">
          <w:rPr>
            <w:noProof/>
            <w:webHidden/>
          </w:rPr>
          <w:t>7</w:t>
        </w:r>
        <w:r w:rsidR="00013286" w:rsidRPr="001E01CD">
          <w:rPr>
            <w:noProof/>
            <w:webHidden/>
          </w:rPr>
          <w:fldChar w:fldCharType="end"/>
        </w:r>
      </w:hyperlink>
    </w:p>
    <w:p w14:paraId="0B4A81AF" w14:textId="372D2A24" w:rsidR="00013286" w:rsidRPr="001E01CD" w:rsidRDefault="005C186C">
      <w:pPr>
        <w:pStyle w:val="TOC2"/>
        <w:tabs>
          <w:tab w:val="right" w:leader="dot" w:pos="9350"/>
        </w:tabs>
        <w:rPr>
          <w:rFonts w:asciiTheme="minorHAnsi" w:eastAsiaTheme="minorEastAsia" w:hAnsiTheme="minorHAnsi"/>
          <w:noProof/>
          <w:sz w:val="22"/>
        </w:rPr>
      </w:pPr>
      <w:hyperlink w:anchor="_Toc469493881" w:history="1">
        <w:r w:rsidR="00013286" w:rsidRPr="001E01CD">
          <w:rPr>
            <w:rStyle w:val="Hyperlink"/>
            <w:noProof/>
          </w:rPr>
          <w:t>Modeling of Barriers</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_Toc469493881 \h </w:instrText>
        </w:r>
        <w:r w:rsidR="00013286" w:rsidRPr="001E01CD">
          <w:rPr>
            <w:noProof/>
            <w:webHidden/>
          </w:rPr>
        </w:r>
        <w:r w:rsidR="00013286" w:rsidRPr="001E01CD">
          <w:rPr>
            <w:noProof/>
            <w:webHidden/>
          </w:rPr>
          <w:fldChar w:fldCharType="separate"/>
        </w:r>
        <w:r w:rsidR="00013286" w:rsidRPr="001E01CD">
          <w:rPr>
            <w:noProof/>
            <w:webHidden/>
          </w:rPr>
          <w:t>8</w:t>
        </w:r>
        <w:r w:rsidR="00013286" w:rsidRPr="001E01CD">
          <w:rPr>
            <w:noProof/>
            <w:webHidden/>
          </w:rPr>
          <w:fldChar w:fldCharType="end"/>
        </w:r>
      </w:hyperlink>
    </w:p>
    <w:p w14:paraId="445DBF69" w14:textId="2931343B" w:rsidR="00013286" w:rsidRPr="001E01CD" w:rsidRDefault="005C186C">
      <w:pPr>
        <w:pStyle w:val="TOC2"/>
        <w:tabs>
          <w:tab w:val="right" w:leader="dot" w:pos="9350"/>
        </w:tabs>
        <w:rPr>
          <w:rFonts w:asciiTheme="minorHAnsi" w:eastAsiaTheme="minorEastAsia" w:hAnsiTheme="minorHAnsi"/>
          <w:noProof/>
          <w:sz w:val="22"/>
        </w:rPr>
      </w:pPr>
      <w:hyperlink w:anchor="_Toc469493882" w:history="1">
        <w:r w:rsidR="00013286" w:rsidRPr="001E01CD">
          <w:rPr>
            <w:rStyle w:val="Hyperlink"/>
            <w:noProof/>
          </w:rPr>
          <w:t>Error Screening</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_Toc469493882 \h </w:instrText>
        </w:r>
        <w:r w:rsidR="00013286" w:rsidRPr="001E01CD">
          <w:rPr>
            <w:noProof/>
            <w:webHidden/>
          </w:rPr>
        </w:r>
        <w:r w:rsidR="00013286" w:rsidRPr="001E01CD">
          <w:rPr>
            <w:noProof/>
            <w:webHidden/>
          </w:rPr>
          <w:fldChar w:fldCharType="separate"/>
        </w:r>
        <w:r w:rsidR="00013286" w:rsidRPr="001E01CD">
          <w:rPr>
            <w:noProof/>
            <w:webHidden/>
          </w:rPr>
          <w:t>8</w:t>
        </w:r>
        <w:r w:rsidR="00013286" w:rsidRPr="001E01CD">
          <w:rPr>
            <w:noProof/>
            <w:webHidden/>
          </w:rPr>
          <w:fldChar w:fldCharType="end"/>
        </w:r>
      </w:hyperlink>
    </w:p>
    <w:p w14:paraId="5B84F8C2" w14:textId="71C665D0" w:rsidR="00013286" w:rsidRPr="001E01CD" w:rsidRDefault="005C186C">
      <w:pPr>
        <w:pStyle w:val="TOC1"/>
        <w:rPr>
          <w:rFonts w:asciiTheme="minorHAnsi" w:eastAsiaTheme="minorEastAsia" w:hAnsiTheme="minorHAnsi"/>
          <w:b w:val="0"/>
          <w:caps w:val="0"/>
          <w:noProof/>
          <w:sz w:val="22"/>
        </w:rPr>
      </w:pPr>
      <w:hyperlink w:anchor="_Toc469493883" w:history="1">
        <w:r w:rsidR="00013286" w:rsidRPr="001E01CD">
          <w:rPr>
            <w:rStyle w:val="Hyperlink"/>
            <w:noProof/>
          </w:rPr>
          <w:t>Dead Load &amp; Live Load Analysis</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_Toc469493883 \h </w:instrText>
        </w:r>
        <w:r w:rsidR="00013286" w:rsidRPr="001E01CD">
          <w:rPr>
            <w:noProof/>
            <w:webHidden/>
          </w:rPr>
        </w:r>
        <w:r w:rsidR="00013286" w:rsidRPr="001E01CD">
          <w:rPr>
            <w:noProof/>
            <w:webHidden/>
          </w:rPr>
          <w:fldChar w:fldCharType="separate"/>
        </w:r>
        <w:r w:rsidR="00013286" w:rsidRPr="001E01CD">
          <w:rPr>
            <w:noProof/>
            <w:webHidden/>
          </w:rPr>
          <w:t>10</w:t>
        </w:r>
        <w:r w:rsidR="00013286" w:rsidRPr="001E01CD">
          <w:rPr>
            <w:noProof/>
            <w:webHidden/>
          </w:rPr>
          <w:fldChar w:fldCharType="end"/>
        </w:r>
      </w:hyperlink>
    </w:p>
    <w:p w14:paraId="17480D9C" w14:textId="7FFE6C66" w:rsidR="00013286" w:rsidRPr="001E01CD" w:rsidRDefault="005C186C">
      <w:pPr>
        <w:pStyle w:val="TOC2"/>
        <w:tabs>
          <w:tab w:val="right" w:leader="dot" w:pos="9350"/>
        </w:tabs>
        <w:rPr>
          <w:rFonts w:asciiTheme="minorHAnsi" w:eastAsiaTheme="minorEastAsia" w:hAnsiTheme="minorHAnsi"/>
          <w:noProof/>
          <w:sz w:val="22"/>
        </w:rPr>
      </w:pPr>
      <w:hyperlink w:anchor="_Toc469493884" w:history="1">
        <w:r w:rsidR="00013286" w:rsidRPr="001E01CD">
          <w:rPr>
            <w:rStyle w:val="Hyperlink"/>
            <w:noProof/>
          </w:rPr>
          <w:t>Dead Load</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_Toc469493884 \h </w:instrText>
        </w:r>
        <w:r w:rsidR="00013286" w:rsidRPr="001E01CD">
          <w:rPr>
            <w:noProof/>
            <w:webHidden/>
          </w:rPr>
        </w:r>
        <w:r w:rsidR="00013286" w:rsidRPr="001E01CD">
          <w:rPr>
            <w:noProof/>
            <w:webHidden/>
          </w:rPr>
          <w:fldChar w:fldCharType="separate"/>
        </w:r>
        <w:r w:rsidR="00013286" w:rsidRPr="001E01CD">
          <w:rPr>
            <w:noProof/>
            <w:webHidden/>
          </w:rPr>
          <w:t>10</w:t>
        </w:r>
        <w:r w:rsidR="00013286" w:rsidRPr="001E01CD">
          <w:rPr>
            <w:noProof/>
            <w:webHidden/>
          </w:rPr>
          <w:fldChar w:fldCharType="end"/>
        </w:r>
      </w:hyperlink>
    </w:p>
    <w:p w14:paraId="423ED910" w14:textId="5C2E14C4" w:rsidR="00013286" w:rsidRPr="001E01CD" w:rsidRDefault="005C186C">
      <w:pPr>
        <w:pStyle w:val="TOC3"/>
        <w:tabs>
          <w:tab w:val="right" w:leader="dot" w:pos="9350"/>
        </w:tabs>
        <w:rPr>
          <w:rFonts w:asciiTheme="minorHAnsi" w:eastAsiaTheme="minorEastAsia" w:hAnsiTheme="minorHAnsi"/>
          <w:noProof/>
          <w:sz w:val="22"/>
          <w:u w:val="none"/>
        </w:rPr>
      </w:pPr>
      <w:hyperlink w:anchor="_Toc469493885" w:history="1">
        <w:r w:rsidR="00013286" w:rsidRPr="001E01CD">
          <w:rPr>
            <w:rStyle w:val="Hyperlink"/>
            <w:noProof/>
          </w:rPr>
          <w:t>Initial Dead Load (DC1)</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_Toc469493885 \h </w:instrText>
        </w:r>
        <w:r w:rsidR="00013286" w:rsidRPr="001E01CD">
          <w:rPr>
            <w:noProof/>
            <w:webHidden/>
          </w:rPr>
        </w:r>
        <w:r w:rsidR="00013286" w:rsidRPr="001E01CD">
          <w:rPr>
            <w:noProof/>
            <w:webHidden/>
          </w:rPr>
          <w:fldChar w:fldCharType="separate"/>
        </w:r>
        <w:r w:rsidR="00013286" w:rsidRPr="001E01CD">
          <w:rPr>
            <w:noProof/>
            <w:webHidden/>
          </w:rPr>
          <w:t>10</w:t>
        </w:r>
        <w:r w:rsidR="00013286" w:rsidRPr="001E01CD">
          <w:rPr>
            <w:noProof/>
            <w:webHidden/>
          </w:rPr>
          <w:fldChar w:fldCharType="end"/>
        </w:r>
      </w:hyperlink>
    </w:p>
    <w:p w14:paraId="001A07EB" w14:textId="13459582" w:rsidR="00013286" w:rsidRPr="001E01CD" w:rsidRDefault="005C186C">
      <w:pPr>
        <w:pStyle w:val="TOC3"/>
        <w:tabs>
          <w:tab w:val="right" w:leader="dot" w:pos="9350"/>
        </w:tabs>
        <w:rPr>
          <w:rFonts w:asciiTheme="minorHAnsi" w:eastAsiaTheme="minorEastAsia" w:hAnsiTheme="minorHAnsi"/>
          <w:noProof/>
          <w:sz w:val="22"/>
          <w:u w:val="none"/>
        </w:rPr>
      </w:pPr>
      <w:hyperlink w:anchor="_Toc469493886" w:history="1">
        <w:r w:rsidR="00013286" w:rsidRPr="001E01CD">
          <w:rPr>
            <w:rStyle w:val="Hyperlink"/>
            <w:noProof/>
          </w:rPr>
          <w:t>Superimposed Dead Load (DC2)</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_Toc469493886 \h </w:instrText>
        </w:r>
        <w:r w:rsidR="00013286" w:rsidRPr="001E01CD">
          <w:rPr>
            <w:noProof/>
            <w:webHidden/>
          </w:rPr>
        </w:r>
        <w:r w:rsidR="00013286" w:rsidRPr="001E01CD">
          <w:rPr>
            <w:noProof/>
            <w:webHidden/>
          </w:rPr>
          <w:fldChar w:fldCharType="separate"/>
        </w:r>
        <w:r w:rsidR="00013286" w:rsidRPr="001E01CD">
          <w:rPr>
            <w:noProof/>
            <w:webHidden/>
          </w:rPr>
          <w:t>10</w:t>
        </w:r>
        <w:r w:rsidR="00013286" w:rsidRPr="001E01CD">
          <w:rPr>
            <w:noProof/>
            <w:webHidden/>
          </w:rPr>
          <w:fldChar w:fldCharType="end"/>
        </w:r>
      </w:hyperlink>
    </w:p>
    <w:p w14:paraId="01AE7254" w14:textId="47DC62EA" w:rsidR="00013286" w:rsidRPr="001E01CD" w:rsidRDefault="005C186C">
      <w:pPr>
        <w:pStyle w:val="TOC3"/>
        <w:tabs>
          <w:tab w:val="right" w:leader="dot" w:pos="9350"/>
        </w:tabs>
        <w:rPr>
          <w:rFonts w:asciiTheme="minorHAnsi" w:eastAsiaTheme="minorEastAsia" w:hAnsiTheme="minorHAnsi"/>
          <w:noProof/>
          <w:sz w:val="22"/>
          <w:u w:val="none"/>
        </w:rPr>
      </w:pPr>
      <w:hyperlink w:anchor="_Toc469493887" w:history="1">
        <w:r w:rsidR="00013286" w:rsidRPr="001E01CD">
          <w:rPr>
            <w:rStyle w:val="Hyperlink"/>
            <w:noProof/>
          </w:rPr>
          <w:t>Wearing Surface (DW)</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_Toc469493887 \h </w:instrText>
        </w:r>
        <w:r w:rsidR="00013286" w:rsidRPr="001E01CD">
          <w:rPr>
            <w:noProof/>
            <w:webHidden/>
          </w:rPr>
        </w:r>
        <w:r w:rsidR="00013286" w:rsidRPr="001E01CD">
          <w:rPr>
            <w:noProof/>
            <w:webHidden/>
          </w:rPr>
          <w:fldChar w:fldCharType="separate"/>
        </w:r>
        <w:r w:rsidR="00013286" w:rsidRPr="001E01CD">
          <w:rPr>
            <w:noProof/>
            <w:webHidden/>
          </w:rPr>
          <w:t>11</w:t>
        </w:r>
        <w:r w:rsidR="00013286" w:rsidRPr="001E01CD">
          <w:rPr>
            <w:noProof/>
            <w:webHidden/>
          </w:rPr>
          <w:fldChar w:fldCharType="end"/>
        </w:r>
      </w:hyperlink>
    </w:p>
    <w:p w14:paraId="1C64BD96" w14:textId="2A57EAEC" w:rsidR="00013286" w:rsidRPr="001E01CD" w:rsidRDefault="005C186C">
      <w:pPr>
        <w:pStyle w:val="TOC2"/>
        <w:tabs>
          <w:tab w:val="right" w:leader="dot" w:pos="9350"/>
        </w:tabs>
        <w:rPr>
          <w:rFonts w:asciiTheme="minorHAnsi" w:eastAsiaTheme="minorEastAsia" w:hAnsiTheme="minorHAnsi"/>
          <w:noProof/>
          <w:sz w:val="22"/>
        </w:rPr>
      </w:pPr>
      <w:hyperlink w:anchor="_Toc469493888" w:history="1">
        <w:r w:rsidR="00013286" w:rsidRPr="001E01CD">
          <w:rPr>
            <w:rStyle w:val="Hyperlink"/>
            <w:noProof/>
          </w:rPr>
          <w:t>Live Load</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_Toc469493888 \h </w:instrText>
        </w:r>
        <w:r w:rsidR="00013286" w:rsidRPr="001E01CD">
          <w:rPr>
            <w:noProof/>
            <w:webHidden/>
          </w:rPr>
        </w:r>
        <w:r w:rsidR="00013286" w:rsidRPr="001E01CD">
          <w:rPr>
            <w:noProof/>
            <w:webHidden/>
          </w:rPr>
          <w:fldChar w:fldCharType="separate"/>
        </w:r>
        <w:r w:rsidR="00013286" w:rsidRPr="001E01CD">
          <w:rPr>
            <w:noProof/>
            <w:webHidden/>
          </w:rPr>
          <w:t>12</w:t>
        </w:r>
        <w:r w:rsidR="00013286" w:rsidRPr="001E01CD">
          <w:rPr>
            <w:noProof/>
            <w:webHidden/>
          </w:rPr>
          <w:fldChar w:fldCharType="end"/>
        </w:r>
      </w:hyperlink>
    </w:p>
    <w:p w14:paraId="5FC9E6C4" w14:textId="7BF62B2D" w:rsidR="00013286" w:rsidRPr="001E01CD" w:rsidRDefault="005C186C">
      <w:pPr>
        <w:pStyle w:val="TOC3"/>
        <w:tabs>
          <w:tab w:val="right" w:leader="dot" w:pos="9350"/>
        </w:tabs>
        <w:rPr>
          <w:rFonts w:asciiTheme="minorHAnsi" w:eastAsiaTheme="minorEastAsia" w:hAnsiTheme="minorHAnsi"/>
          <w:noProof/>
          <w:sz w:val="22"/>
          <w:u w:val="none"/>
        </w:rPr>
      </w:pPr>
      <w:hyperlink w:anchor="_Toc469493889" w:history="1">
        <w:r w:rsidR="00013286" w:rsidRPr="001E01CD">
          <w:rPr>
            <w:rStyle w:val="Hyperlink"/>
            <w:noProof/>
          </w:rPr>
          <w:t>Strand7 Load Influence Solver</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_Toc469493889 \h </w:instrText>
        </w:r>
        <w:r w:rsidR="00013286" w:rsidRPr="001E01CD">
          <w:rPr>
            <w:noProof/>
            <w:webHidden/>
          </w:rPr>
        </w:r>
        <w:r w:rsidR="00013286" w:rsidRPr="001E01CD">
          <w:rPr>
            <w:noProof/>
            <w:webHidden/>
          </w:rPr>
          <w:fldChar w:fldCharType="separate"/>
        </w:r>
        <w:r w:rsidR="00013286" w:rsidRPr="001E01CD">
          <w:rPr>
            <w:noProof/>
            <w:webHidden/>
          </w:rPr>
          <w:t>12</w:t>
        </w:r>
        <w:r w:rsidR="00013286" w:rsidRPr="001E01CD">
          <w:rPr>
            <w:noProof/>
            <w:webHidden/>
          </w:rPr>
          <w:fldChar w:fldCharType="end"/>
        </w:r>
      </w:hyperlink>
    </w:p>
    <w:p w14:paraId="5FA6CB80" w14:textId="48B2F6AA" w:rsidR="00013286" w:rsidRPr="001E01CD" w:rsidRDefault="005C186C">
      <w:pPr>
        <w:pStyle w:val="TOC3"/>
        <w:tabs>
          <w:tab w:val="right" w:leader="dot" w:pos="9350"/>
        </w:tabs>
        <w:rPr>
          <w:rFonts w:asciiTheme="minorHAnsi" w:eastAsiaTheme="minorEastAsia" w:hAnsiTheme="minorHAnsi"/>
          <w:noProof/>
          <w:sz w:val="22"/>
          <w:u w:val="none"/>
        </w:rPr>
      </w:pPr>
      <w:hyperlink w:anchor="_Toc469493890" w:history="1">
        <w:r w:rsidR="00013286" w:rsidRPr="001E01CD">
          <w:rPr>
            <w:rStyle w:val="Hyperlink"/>
            <w:noProof/>
          </w:rPr>
          <w:t>Definition of Live Load Cases</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_Toc469493890 \h </w:instrText>
        </w:r>
        <w:r w:rsidR="00013286" w:rsidRPr="001E01CD">
          <w:rPr>
            <w:noProof/>
            <w:webHidden/>
          </w:rPr>
        </w:r>
        <w:r w:rsidR="00013286" w:rsidRPr="001E01CD">
          <w:rPr>
            <w:noProof/>
            <w:webHidden/>
          </w:rPr>
          <w:fldChar w:fldCharType="separate"/>
        </w:r>
        <w:r w:rsidR="00013286" w:rsidRPr="001E01CD">
          <w:rPr>
            <w:noProof/>
            <w:webHidden/>
          </w:rPr>
          <w:t>13</w:t>
        </w:r>
        <w:r w:rsidR="00013286" w:rsidRPr="001E01CD">
          <w:rPr>
            <w:noProof/>
            <w:webHidden/>
          </w:rPr>
          <w:fldChar w:fldCharType="end"/>
        </w:r>
      </w:hyperlink>
    </w:p>
    <w:p w14:paraId="1CD9CB03" w14:textId="17D435AB" w:rsidR="00013286" w:rsidRPr="001E01CD" w:rsidRDefault="005C186C">
      <w:pPr>
        <w:pStyle w:val="TOC1"/>
        <w:rPr>
          <w:rFonts w:asciiTheme="minorHAnsi" w:eastAsiaTheme="minorEastAsia" w:hAnsiTheme="minorHAnsi"/>
          <w:b w:val="0"/>
          <w:caps w:val="0"/>
          <w:noProof/>
          <w:sz w:val="22"/>
        </w:rPr>
      </w:pPr>
      <w:hyperlink w:anchor="_Toc469493891" w:history="1">
        <w:r w:rsidR="00013286" w:rsidRPr="001E01CD">
          <w:rPr>
            <w:rStyle w:val="Hyperlink"/>
            <w:noProof/>
          </w:rPr>
          <w:t>Results for Evaluation</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_Toc469493891 \h </w:instrText>
        </w:r>
        <w:r w:rsidR="00013286" w:rsidRPr="001E01CD">
          <w:rPr>
            <w:noProof/>
            <w:webHidden/>
          </w:rPr>
        </w:r>
        <w:r w:rsidR="00013286" w:rsidRPr="001E01CD">
          <w:rPr>
            <w:noProof/>
            <w:webHidden/>
          </w:rPr>
          <w:fldChar w:fldCharType="separate"/>
        </w:r>
        <w:r w:rsidR="00013286" w:rsidRPr="001E01CD">
          <w:rPr>
            <w:noProof/>
            <w:webHidden/>
          </w:rPr>
          <w:t>18</w:t>
        </w:r>
        <w:r w:rsidR="00013286" w:rsidRPr="001E01CD">
          <w:rPr>
            <w:noProof/>
            <w:webHidden/>
          </w:rPr>
          <w:fldChar w:fldCharType="end"/>
        </w:r>
      </w:hyperlink>
    </w:p>
    <w:p w14:paraId="6A4DFFF0" w14:textId="75082A1F" w:rsidR="00013286" w:rsidRPr="001E01CD" w:rsidRDefault="005C186C">
      <w:pPr>
        <w:pStyle w:val="TOC2"/>
        <w:tabs>
          <w:tab w:val="right" w:leader="dot" w:pos="9350"/>
        </w:tabs>
        <w:rPr>
          <w:rFonts w:asciiTheme="minorHAnsi" w:eastAsiaTheme="minorEastAsia" w:hAnsiTheme="minorHAnsi"/>
          <w:noProof/>
          <w:sz w:val="22"/>
        </w:rPr>
      </w:pPr>
      <w:hyperlink w:anchor="_Toc469493892" w:history="1">
        <w:r w:rsidR="00013286" w:rsidRPr="001E01CD">
          <w:rPr>
            <w:rStyle w:val="Hyperlink"/>
            <w:noProof/>
          </w:rPr>
          <w:t>Locations of Results Extraction</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_Toc469493892 \h </w:instrText>
        </w:r>
        <w:r w:rsidR="00013286" w:rsidRPr="001E01CD">
          <w:rPr>
            <w:noProof/>
            <w:webHidden/>
          </w:rPr>
        </w:r>
        <w:r w:rsidR="00013286" w:rsidRPr="001E01CD">
          <w:rPr>
            <w:noProof/>
            <w:webHidden/>
          </w:rPr>
          <w:fldChar w:fldCharType="separate"/>
        </w:r>
        <w:r w:rsidR="00013286" w:rsidRPr="001E01CD">
          <w:rPr>
            <w:noProof/>
            <w:webHidden/>
          </w:rPr>
          <w:t>18</w:t>
        </w:r>
        <w:r w:rsidR="00013286" w:rsidRPr="001E01CD">
          <w:rPr>
            <w:noProof/>
            <w:webHidden/>
          </w:rPr>
          <w:fldChar w:fldCharType="end"/>
        </w:r>
      </w:hyperlink>
    </w:p>
    <w:p w14:paraId="4D608FD3" w14:textId="3F9194B8" w:rsidR="00013286" w:rsidRPr="001E01CD" w:rsidRDefault="005C186C">
      <w:pPr>
        <w:pStyle w:val="TOC3"/>
        <w:tabs>
          <w:tab w:val="right" w:leader="dot" w:pos="9350"/>
        </w:tabs>
        <w:rPr>
          <w:rFonts w:asciiTheme="minorHAnsi" w:eastAsiaTheme="minorEastAsia" w:hAnsiTheme="minorHAnsi"/>
          <w:noProof/>
          <w:sz w:val="22"/>
          <w:u w:val="none"/>
        </w:rPr>
      </w:pPr>
      <w:hyperlink w:anchor="_Toc469493893" w:history="1">
        <w:r w:rsidR="00013286" w:rsidRPr="001E01CD">
          <w:rPr>
            <w:rStyle w:val="Hyperlink"/>
            <w:noProof/>
          </w:rPr>
          <w:t>Typical Simply Supported Multi-Girder Bridges</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_Toc469493893 \h </w:instrText>
        </w:r>
        <w:r w:rsidR="00013286" w:rsidRPr="001E01CD">
          <w:rPr>
            <w:noProof/>
            <w:webHidden/>
          </w:rPr>
        </w:r>
        <w:r w:rsidR="00013286" w:rsidRPr="001E01CD">
          <w:rPr>
            <w:noProof/>
            <w:webHidden/>
          </w:rPr>
          <w:fldChar w:fldCharType="separate"/>
        </w:r>
        <w:r w:rsidR="00013286" w:rsidRPr="001E01CD">
          <w:rPr>
            <w:noProof/>
            <w:webHidden/>
          </w:rPr>
          <w:t>18</w:t>
        </w:r>
        <w:r w:rsidR="00013286" w:rsidRPr="001E01CD">
          <w:rPr>
            <w:noProof/>
            <w:webHidden/>
          </w:rPr>
          <w:fldChar w:fldCharType="end"/>
        </w:r>
      </w:hyperlink>
    </w:p>
    <w:p w14:paraId="0C7A723D" w14:textId="3500A234" w:rsidR="00013286" w:rsidRPr="001E01CD" w:rsidRDefault="005C186C">
      <w:pPr>
        <w:pStyle w:val="TOC3"/>
        <w:tabs>
          <w:tab w:val="right" w:leader="dot" w:pos="9350"/>
        </w:tabs>
        <w:rPr>
          <w:rFonts w:asciiTheme="minorHAnsi" w:eastAsiaTheme="minorEastAsia" w:hAnsiTheme="minorHAnsi"/>
          <w:noProof/>
          <w:sz w:val="22"/>
          <w:u w:val="none"/>
        </w:rPr>
      </w:pPr>
      <w:hyperlink w:anchor="_Toc469493894" w:history="1">
        <w:r w:rsidR="00013286" w:rsidRPr="001E01CD">
          <w:rPr>
            <w:rStyle w:val="Hyperlink"/>
            <w:noProof/>
          </w:rPr>
          <w:t>Typical Multiple-Span Continuous Multi-Girder Bridges</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_Toc469493894 \h </w:instrText>
        </w:r>
        <w:r w:rsidR="00013286" w:rsidRPr="001E01CD">
          <w:rPr>
            <w:noProof/>
            <w:webHidden/>
          </w:rPr>
        </w:r>
        <w:r w:rsidR="00013286" w:rsidRPr="001E01CD">
          <w:rPr>
            <w:noProof/>
            <w:webHidden/>
          </w:rPr>
          <w:fldChar w:fldCharType="separate"/>
        </w:r>
        <w:r w:rsidR="00013286" w:rsidRPr="001E01CD">
          <w:rPr>
            <w:noProof/>
            <w:webHidden/>
          </w:rPr>
          <w:t>18</w:t>
        </w:r>
        <w:r w:rsidR="00013286" w:rsidRPr="001E01CD">
          <w:rPr>
            <w:noProof/>
            <w:webHidden/>
          </w:rPr>
          <w:fldChar w:fldCharType="end"/>
        </w:r>
      </w:hyperlink>
    </w:p>
    <w:p w14:paraId="507D46CE" w14:textId="0E1A0AA7" w:rsidR="00013286" w:rsidRPr="001E01CD" w:rsidRDefault="005C186C">
      <w:pPr>
        <w:pStyle w:val="TOC3"/>
        <w:tabs>
          <w:tab w:val="right" w:leader="dot" w:pos="9350"/>
        </w:tabs>
        <w:rPr>
          <w:rFonts w:asciiTheme="minorHAnsi" w:eastAsiaTheme="minorEastAsia" w:hAnsiTheme="minorHAnsi"/>
          <w:noProof/>
          <w:sz w:val="22"/>
          <w:u w:val="none"/>
        </w:rPr>
      </w:pPr>
      <w:hyperlink w:anchor="_Toc469493895" w:history="1">
        <w:r w:rsidR="00013286" w:rsidRPr="001E01CD">
          <w:rPr>
            <w:rStyle w:val="Hyperlink"/>
            <w:noProof/>
          </w:rPr>
          <w:t>Non-Typical Bridges</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_Toc469493895 \h </w:instrText>
        </w:r>
        <w:r w:rsidR="00013286" w:rsidRPr="001E01CD">
          <w:rPr>
            <w:noProof/>
            <w:webHidden/>
          </w:rPr>
        </w:r>
        <w:r w:rsidR="00013286" w:rsidRPr="001E01CD">
          <w:rPr>
            <w:noProof/>
            <w:webHidden/>
          </w:rPr>
          <w:fldChar w:fldCharType="separate"/>
        </w:r>
        <w:r w:rsidR="00013286" w:rsidRPr="001E01CD">
          <w:rPr>
            <w:noProof/>
            <w:webHidden/>
          </w:rPr>
          <w:t>18</w:t>
        </w:r>
        <w:r w:rsidR="00013286" w:rsidRPr="001E01CD">
          <w:rPr>
            <w:noProof/>
            <w:webHidden/>
          </w:rPr>
          <w:fldChar w:fldCharType="end"/>
        </w:r>
      </w:hyperlink>
    </w:p>
    <w:p w14:paraId="711232F6" w14:textId="513D80D6" w:rsidR="00013286" w:rsidRPr="001E01CD" w:rsidRDefault="005C186C">
      <w:pPr>
        <w:pStyle w:val="TOC2"/>
        <w:tabs>
          <w:tab w:val="right" w:leader="dot" w:pos="9350"/>
        </w:tabs>
        <w:rPr>
          <w:rFonts w:asciiTheme="minorHAnsi" w:eastAsiaTheme="minorEastAsia" w:hAnsiTheme="minorHAnsi"/>
          <w:noProof/>
          <w:sz w:val="22"/>
        </w:rPr>
      </w:pPr>
      <w:hyperlink w:anchor="_Toc469493896" w:history="1">
        <w:r w:rsidR="00013286" w:rsidRPr="001E01CD">
          <w:rPr>
            <w:rStyle w:val="Hyperlink"/>
            <w:noProof/>
          </w:rPr>
          <w:t>Composite vs. Non-Composite for Flexure</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_Toc469493896 \h </w:instrText>
        </w:r>
        <w:r w:rsidR="00013286" w:rsidRPr="001E01CD">
          <w:rPr>
            <w:noProof/>
            <w:webHidden/>
          </w:rPr>
        </w:r>
        <w:r w:rsidR="00013286" w:rsidRPr="001E01CD">
          <w:rPr>
            <w:noProof/>
            <w:webHidden/>
          </w:rPr>
          <w:fldChar w:fldCharType="separate"/>
        </w:r>
        <w:r w:rsidR="00013286" w:rsidRPr="001E01CD">
          <w:rPr>
            <w:noProof/>
            <w:webHidden/>
          </w:rPr>
          <w:t>19</w:t>
        </w:r>
        <w:r w:rsidR="00013286" w:rsidRPr="001E01CD">
          <w:rPr>
            <w:noProof/>
            <w:webHidden/>
          </w:rPr>
          <w:fldChar w:fldCharType="end"/>
        </w:r>
      </w:hyperlink>
    </w:p>
    <w:p w14:paraId="6239F74F" w14:textId="1C5FB162" w:rsidR="00013286" w:rsidRPr="001E01CD" w:rsidRDefault="005C186C">
      <w:pPr>
        <w:pStyle w:val="TOC2"/>
        <w:tabs>
          <w:tab w:val="right" w:leader="dot" w:pos="9350"/>
        </w:tabs>
        <w:rPr>
          <w:rFonts w:asciiTheme="minorHAnsi" w:eastAsiaTheme="minorEastAsia" w:hAnsiTheme="minorHAnsi"/>
          <w:noProof/>
          <w:sz w:val="22"/>
        </w:rPr>
      </w:pPr>
      <w:hyperlink w:anchor="_Toc469493897" w:history="1">
        <w:r w:rsidR="00013286" w:rsidRPr="001E01CD">
          <w:rPr>
            <w:rStyle w:val="Hyperlink"/>
            <w:noProof/>
          </w:rPr>
          <w:t>Flexure</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_Toc469493897 \h </w:instrText>
        </w:r>
        <w:r w:rsidR="00013286" w:rsidRPr="001E01CD">
          <w:rPr>
            <w:noProof/>
            <w:webHidden/>
          </w:rPr>
        </w:r>
        <w:r w:rsidR="00013286" w:rsidRPr="001E01CD">
          <w:rPr>
            <w:noProof/>
            <w:webHidden/>
          </w:rPr>
          <w:fldChar w:fldCharType="separate"/>
        </w:r>
        <w:r w:rsidR="00013286" w:rsidRPr="001E01CD">
          <w:rPr>
            <w:noProof/>
            <w:webHidden/>
          </w:rPr>
          <w:t>19</w:t>
        </w:r>
        <w:r w:rsidR="00013286" w:rsidRPr="001E01CD">
          <w:rPr>
            <w:noProof/>
            <w:webHidden/>
          </w:rPr>
          <w:fldChar w:fldCharType="end"/>
        </w:r>
      </w:hyperlink>
    </w:p>
    <w:p w14:paraId="64D179EC" w14:textId="372E2092" w:rsidR="00013286" w:rsidRPr="001E01CD" w:rsidRDefault="005C186C">
      <w:pPr>
        <w:pStyle w:val="TOC2"/>
        <w:tabs>
          <w:tab w:val="right" w:leader="dot" w:pos="9350"/>
        </w:tabs>
        <w:rPr>
          <w:rFonts w:asciiTheme="minorHAnsi" w:eastAsiaTheme="minorEastAsia" w:hAnsiTheme="minorHAnsi"/>
          <w:noProof/>
          <w:sz w:val="22"/>
        </w:rPr>
      </w:pPr>
      <w:hyperlink w:anchor="_Toc469493898" w:history="1">
        <w:r w:rsidR="00013286" w:rsidRPr="001E01CD">
          <w:rPr>
            <w:rStyle w:val="Hyperlink"/>
            <w:noProof/>
          </w:rPr>
          <w:t>Shear</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_Toc469493898 \h </w:instrText>
        </w:r>
        <w:r w:rsidR="00013286" w:rsidRPr="001E01CD">
          <w:rPr>
            <w:noProof/>
            <w:webHidden/>
          </w:rPr>
        </w:r>
        <w:r w:rsidR="00013286" w:rsidRPr="001E01CD">
          <w:rPr>
            <w:noProof/>
            <w:webHidden/>
          </w:rPr>
          <w:fldChar w:fldCharType="separate"/>
        </w:r>
        <w:r w:rsidR="00013286" w:rsidRPr="001E01CD">
          <w:rPr>
            <w:noProof/>
            <w:webHidden/>
          </w:rPr>
          <w:t>19</w:t>
        </w:r>
        <w:r w:rsidR="00013286" w:rsidRPr="001E01CD">
          <w:rPr>
            <w:noProof/>
            <w:webHidden/>
          </w:rPr>
          <w:fldChar w:fldCharType="end"/>
        </w:r>
      </w:hyperlink>
    </w:p>
    <w:p w14:paraId="533F45F9" w14:textId="425899E9" w:rsidR="00013286" w:rsidRPr="001E01CD" w:rsidRDefault="005C186C">
      <w:pPr>
        <w:pStyle w:val="TOC1"/>
        <w:rPr>
          <w:rFonts w:asciiTheme="minorHAnsi" w:eastAsiaTheme="minorEastAsia" w:hAnsiTheme="minorHAnsi"/>
          <w:b w:val="0"/>
          <w:caps w:val="0"/>
          <w:noProof/>
          <w:sz w:val="22"/>
        </w:rPr>
      </w:pPr>
      <w:hyperlink w:anchor="_Toc469493899" w:history="1">
        <w:r w:rsidR="00013286" w:rsidRPr="001E01CD">
          <w:rPr>
            <w:rStyle w:val="Hyperlink"/>
            <w:noProof/>
          </w:rPr>
          <w:t>Section Properties</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_Toc469493899 \h </w:instrText>
        </w:r>
        <w:r w:rsidR="00013286" w:rsidRPr="001E01CD">
          <w:rPr>
            <w:noProof/>
            <w:webHidden/>
          </w:rPr>
        </w:r>
        <w:r w:rsidR="00013286" w:rsidRPr="001E01CD">
          <w:rPr>
            <w:noProof/>
            <w:webHidden/>
          </w:rPr>
          <w:fldChar w:fldCharType="separate"/>
        </w:r>
        <w:r w:rsidR="00013286" w:rsidRPr="001E01CD">
          <w:rPr>
            <w:noProof/>
            <w:webHidden/>
          </w:rPr>
          <w:t>20</w:t>
        </w:r>
        <w:r w:rsidR="00013286" w:rsidRPr="001E01CD">
          <w:rPr>
            <w:noProof/>
            <w:webHidden/>
          </w:rPr>
          <w:fldChar w:fldCharType="end"/>
        </w:r>
      </w:hyperlink>
    </w:p>
    <w:p w14:paraId="3D6C493C" w14:textId="67F32CFC" w:rsidR="00013286" w:rsidRPr="001E01CD" w:rsidRDefault="005C186C">
      <w:pPr>
        <w:pStyle w:val="TOC2"/>
        <w:tabs>
          <w:tab w:val="right" w:leader="dot" w:pos="9350"/>
        </w:tabs>
        <w:rPr>
          <w:rFonts w:asciiTheme="minorHAnsi" w:eastAsiaTheme="minorEastAsia" w:hAnsiTheme="minorHAnsi"/>
          <w:noProof/>
          <w:sz w:val="22"/>
        </w:rPr>
      </w:pPr>
      <w:hyperlink w:anchor="_Toc469493900" w:history="1">
        <w:r w:rsidR="00013286" w:rsidRPr="001E01CD">
          <w:rPr>
            <w:rStyle w:val="Hyperlink"/>
            <w:noProof/>
          </w:rPr>
          <w:t>Non-Composite Section Properties</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_Toc469493900 \h </w:instrText>
        </w:r>
        <w:r w:rsidR="00013286" w:rsidRPr="001E01CD">
          <w:rPr>
            <w:noProof/>
            <w:webHidden/>
          </w:rPr>
        </w:r>
        <w:r w:rsidR="00013286" w:rsidRPr="001E01CD">
          <w:rPr>
            <w:noProof/>
            <w:webHidden/>
          </w:rPr>
          <w:fldChar w:fldCharType="separate"/>
        </w:r>
        <w:r w:rsidR="00013286" w:rsidRPr="001E01CD">
          <w:rPr>
            <w:noProof/>
            <w:webHidden/>
          </w:rPr>
          <w:t>20</w:t>
        </w:r>
        <w:r w:rsidR="00013286" w:rsidRPr="001E01CD">
          <w:rPr>
            <w:noProof/>
            <w:webHidden/>
          </w:rPr>
          <w:fldChar w:fldCharType="end"/>
        </w:r>
      </w:hyperlink>
    </w:p>
    <w:p w14:paraId="7E424C39" w14:textId="6CABB27F" w:rsidR="00013286" w:rsidRPr="001E01CD" w:rsidRDefault="005C186C">
      <w:pPr>
        <w:pStyle w:val="TOC3"/>
        <w:tabs>
          <w:tab w:val="right" w:leader="dot" w:pos="9350"/>
        </w:tabs>
        <w:rPr>
          <w:rFonts w:asciiTheme="minorHAnsi" w:eastAsiaTheme="minorEastAsia" w:hAnsiTheme="minorHAnsi"/>
          <w:noProof/>
          <w:sz w:val="22"/>
          <w:u w:val="none"/>
        </w:rPr>
      </w:pPr>
      <w:hyperlink w:anchor="_Toc469493901" w:history="1">
        <w:r w:rsidR="00013286" w:rsidRPr="001E01CD">
          <w:rPr>
            <w:rStyle w:val="Hyperlink"/>
            <w:noProof/>
          </w:rPr>
          <w:t>Location of the Non-Composite Neutral Axis, y</w:t>
        </w:r>
        <w:r w:rsidR="00013286" w:rsidRPr="001E01CD">
          <w:rPr>
            <w:rStyle w:val="Hyperlink"/>
            <w:noProof/>
            <w:vertAlign w:val="subscript"/>
          </w:rPr>
          <w:t>NC</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_Toc469493901 \h </w:instrText>
        </w:r>
        <w:r w:rsidR="00013286" w:rsidRPr="001E01CD">
          <w:rPr>
            <w:noProof/>
            <w:webHidden/>
          </w:rPr>
        </w:r>
        <w:r w:rsidR="00013286" w:rsidRPr="001E01CD">
          <w:rPr>
            <w:noProof/>
            <w:webHidden/>
          </w:rPr>
          <w:fldChar w:fldCharType="separate"/>
        </w:r>
        <w:r w:rsidR="00013286" w:rsidRPr="001E01CD">
          <w:rPr>
            <w:noProof/>
            <w:webHidden/>
          </w:rPr>
          <w:t>21</w:t>
        </w:r>
        <w:r w:rsidR="00013286" w:rsidRPr="001E01CD">
          <w:rPr>
            <w:noProof/>
            <w:webHidden/>
          </w:rPr>
          <w:fldChar w:fldCharType="end"/>
        </w:r>
      </w:hyperlink>
    </w:p>
    <w:p w14:paraId="50732735" w14:textId="44FF1C44" w:rsidR="00013286" w:rsidRPr="001E01CD" w:rsidRDefault="005C186C">
      <w:pPr>
        <w:pStyle w:val="TOC3"/>
        <w:tabs>
          <w:tab w:val="right" w:leader="dot" w:pos="9350"/>
        </w:tabs>
        <w:rPr>
          <w:rFonts w:asciiTheme="minorHAnsi" w:eastAsiaTheme="minorEastAsia" w:hAnsiTheme="minorHAnsi"/>
          <w:noProof/>
          <w:sz w:val="22"/>
          <w:u w:val="none"/>
        </w:rPr>
      </w:pPr>
      <w:hyperlink w:anchor="_Toc469493902" w:history="1">
        <w:r w:rsidR="00013286" w:rsidRPr="001E01CD">
          <w:rPr>
            <w:rStyle w:val="Hyperlink"/>
            <w:noProof/>
          </w:rPr>
          <w:t>Moment of Inertia, I</w:t>
        </w:r>
        <w:r w:rsidR="00013286" w:rsidRPr="001E01CD">
          <w:rPr>
            <w:rStyle w:val="Hyperlink"/>
            <w:noProof/>
            <w:vertAlign w:val="subscript"/>
          </w:rPr>
          <w:t>NC</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_Toc469493902 \h </w:instrText>
        </w:r>
        <w:r w:rsidR="00013286" w:rsidRPr="001E01CD">
          <w:rPr>
            <w:noProof/>
            <w:webHidden/>
          </w:rPr>
        </w:r>
        <w:r w:rsidR="00013286" w:rsidRPr="001E01CD">
          <w:rPr>
            <w:noProof/>
            <w:webHidden/>
          </w:rPr>
          <w:fldChar w:fldCharType="separate"/>
        </w:r>
        <w:r w:rsidR="00013286" w:rsidRPr="001E01CD">
          <w:rPr>
            <w:noProof/>
            <w:webHidden/>
          </w:rPr>
          <w:t>21</w:t>
        </w:r>
        <w:r w:rsidR="00013286" w:rsidRPr="001E01CD">
          <w:rPr>
            <w:noProof/>
            <w:webHidden/>
          </w:rPr>
          <w:fldChar w:fldCharType="end"/>
        </w:r>
      </w:hyperlink>
    </w:p>
    <w:p w14:paraId="6CB409DF" w14:textId="6A5D3C54" w:rsidR="00013286" w:rsidRPr="001E01CD" w:rsidRDefault="005C186C">
      <w:pPr>
        <w:pStyle w:val="TOC3"/>
        <w:tabs>
          <w:tab w:val="right" w:leader="dot" w:pos="9350"/>
        </w:tabs>
        <w:rPr>
          <w:rFonts w:asciiTheme="minorHAnsi" w:eastAsiaTheme="minorEastAsia" w:hAnsiTheme="minorHAnsi"/>
          <w:noProof/>
          <w:sz w:val="22"/>
          <w:u w:val="none"/>
        </w:rPr>
      </w:pPr>
      <w:hyperlink w:anchor="_Toc469493903" w:history="1">
        <w:r w:rsidR="00013286" w:rsidRPr="001E01CD">
          <w:rPr>
            <w:rStyle w:val="Hyperlink"/>
            <w:noProof/>
          </w:rPr>
          <w:t>Section Modulus, S</w:t>
        </w:r>
        <w:r w:rsidR="00013286" w:rsidRPr="001E01CD">
          <w:rPr>
            <w:rStyle w:val="Hyperlink"/>
            <w:noProof/>
            <w:vertAlign w:val="subscript"/>
          </w:rPr>
          <w:t>NC</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_Toc469493903 \h </w:instrText>
        </w:r>
        <w:r w:rsidR="00013286" w:rsidRPr="001E01CD">
          <w:rPr>
            <w:noProof/>
            <w:webHidden/>
          </w:rPr>
        </w:r>
        <w:r w:rsidR="00013286" w:rsidRPr="001E01CD">
          <w:rPr>
            <w:noProof/>
            <w:webHidden/>
          </w:rPr>
          <w:fldChar w:fldCharType="separate"/>
        </w:r>
        <w:r w:rsidR="00013286" w:rsidRPr="001E01CD">
          <w:rPr>
            <w:noProof/>
            <w:webHidden/>
          </w:rPr>
          <w:t>22</w:t>
        </w:r>
        <w:r w:rsidR="00013286" w:rsidRPr="001E01CD">
          <w:rPr>
            <w:noProof/>
            <w:webHidden/>
          </w:rPr>
          <w:fldChar w:fldCharType="end"/>
        </w:r>
      </w:hyperlink>
    </w:p>
    <w:p w14:paraId="51EBA63F" w14:textId="15372345" w:rsidR="00013286" w:rsidRPr="001E01CD" w:rsidRDefault="005C186C">
      <w:pPr>
        <w:pStyle w:val="TOC2"/>
        <w:tabs>
          <w:tab w:val="right" w:leader="dot" w:pos="9350"/>
        </w:tabs>
        <w:rPr>
          <w:rFonts w:asciiTheme="minorHAnsi" w:eastAsiaTheme="minorEastAsia" w:hAnsiTheme="minorHAnsi"/>
          <w:noProof/>
          <w:sz w:val="22"/>
        </w:rPr>
      </w:pPr>
      <w:hyperlink w:anchor="_Toc469493904" w:history="1">
        <w:r w:rsidR="00013286" w:rsidRPr="001E01CD">
          <w:rPr>
            <w:rStyle w:val="Hyperlink"/>
            <w:noProof/>
          </w:rPr>
          <w:t>Composite Section Properties</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_Toc469493904 \h </w:instrText>
        </w:r>
        <w:r w:rsidR="00013286" w:rsidRPr="001E01CD">
          <w:rPr>
            <w:noProof/>
            <w:webHidden/>
          </w:rPr>
        </w:r>
        <w:r w:rsidR="00013286" w:rsidRPr="001E01CD">
          <w:rPr>
            <w:noProof/>
            <w:webHidden/>
          </w:rPr>
          <w:fldChar w:fldCharType="separate"/>
        </w:r>
        <w:r w:rsidR="00013286" w:rsidRPr="001E01CD">
          <w:rPr>
            <w:noProof/>
            <w:webHidden/>
          </w:rPr>
          <w:t>22</w:t>
        </w:r>
        <w:r w:rsidR="00013286" w:rsidRPr="001E01CD">
          <w:rPr>
            <w:noProof/>
            <w:webHidden/>
          </w:rPr>
          <w:fldChar w:fldCharType="end"/>
        </w:r>
      </w:hyperlink>
    </w:p>
    <w:p w14:paraId="5855B100" w14:textId="4E1EA584" w:rsidR="00013286" w:rsidRPr="001E01CD" w:rsidRDefault="005C186C">
      <w:pPr>
        <w:pStyle w:val="TOC3"/>
        <w:tabs>
          <w:tab w:val="right" w:leader="dot" w:pos="9350"/>
        </w:tabs>
        <w:rPr>
          <w:rFonts w:asciiTheme="minorHAnsi" w:eastAsiaTheme="minorEastAsia" w:hAnsiTheme="minorHAnsi"/>
          <w:noProof/>
          <w:sz w:val="22"/>
          <w:u w:val="none"/>
        </w:rPr>
      </w:pPr>
      <w:hyperlink w:anchor="_Toc469493905" w:history="1">
        <w:r w:rsidR="00013286" w:rsidRPr="001E01CD">
          <w:rPr>
            <w:rStyle w:val="Hyperlink"/>
            <w:noProof/>
          </w:rPr>
          <w:t>Long Term vs. Short Term Composite</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_Toc469493905 \h </w:instrText>
        </w:r>
        <w:r w:rsidR="00013286" w:rsidRPr="001E01CD">
          <w:rPr>
            <w:noProof/>
            <w:webHidden/>
          </w:rPr>
        </w:r>
        <w:r w:rsidR="00013286" w:rsidRPr="001E01CD">
          <w:rPr>
            <w:noProof/>
            <w:webHidden/>
          </w:rPr>
          <w:fldChar w:fldCharType="separate"/>
        </w:r>
        <w:r w:rsidR="00013286" w:rsidRPr="001E01CD">
          <w:rPr>
            <w:noProof/>
            <w:webHidden/>
          </w:rPr>
          <w:t>22</w:t>
        </w:r>
        <w:r w:rsidR="00013286" w:rsidRPr="001E01CD">
          <w:rPr>
            <w:noProof/>
            <w:webHidden/>
          </w:rPr>
          <w:fldChar w:fldCharType="end"/>
        </w:r>
      </w:hyperlink>
    </w:p>
    <w:p w14:paraId="6A743F57" w14:textId="2FFE816D" w:rsidR="00013286" w:rsidRPr="001E01CD" w:rsidRDefault="005C186C">
      <w:pPr>
        <w:pStyle w:val="TOC3"/>
        <w:tabs>
          <w:tab w:val="right" w:leader="dot" w:pos="9350"/>
        </w:tabs>
        <w:rPr>
          <w:rFonts w:asciiTheme="minorHAnsi" w:eastAsiaTheme="minorEastAsia" w:hAnsiTheme="minorHAnsi"/>
          <w:noProof/>
          <w:sz w:val="22"/>
          <w:u w:val="none"/>
        </w:rPr>
      </w:pPr>
      <w:hyperlink w:anchor="_Toc469493906" w:history="1">
        <w:r w:rsidR="00013286" w:rsidRPr="001E01CD">
          <w:rPr>
            <w:rStyle w:val="Hyperlink"/>
            <w:noProof/>
          </w:rPr>
          <w:t>Effective Width &amp; Area of Concrete Deck</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_Toc469493906 \h </w:instrText>
        </w:r>
        <w:r w:rsidR="00013286" w:rsidRPr="001E01CD">
          <w:rPr>
            <w:noProof/>
            <w:webHidden/>
          </w:rPr>
        </w:r>
        <w:r w:rsidR="00013286" w:rsidRPr="001E01CD">
          <w:rPr>
            <w:noProof/>
            <w:webHidden/>
          </w:rPr>
          <w:fldChar w:fldCharType="separate"/>
        </w:r>
        <w:r w:rsidR="00013286" w:rsidRPr="001E01CD">
          <w:rPr>
            <w:noProof/>
            <w:webHidden/>
          </w:rPr>
          <w:t>23</w:t>
        </w:r>
        <w:r w:rsidR="00013286" w:rsidRPr="001E01CD">
          <w:rPr>
            <w:noProof/>
            <w:webHidden/>
          </w:rPr>
          <w:fldChar w:fldCharType="end"/>
        </w:r>
      </w:hyperlink>
    </w:p>
    <w:p w14:paraId="08AECD7E" w14:textId="33B92CE5" w:rsidR="00013286" w:rsidRPr="001E01CD" w:rsidRDefault="005C186C">
      <w:pPr>
        <w:pStyle w:val="TOC3"/>
        <w:tabs>
          <w:tab w:val="right" w:leader="dot" w:pos="9350"/>
        </w:tabs>
        <w:rPr>
          <w:rFonts w:asciiTheme="minorHAnsi" w:eastAsiaTheme="minorEastAsia" w:hAnsiTheme="minorHAnsi"/>
          <w:noProof/>
          <w:sz w:val="22"/>
          <w:u w:val="none"/>
        </w:rPr>
      </w:pPr>
      <w:hyperlink w:anchor="_Toc469493907" w:history="1">
        <w:r w:rsidR="00013286" w:rsidRPr="001E01CD">
          <w:rPr>
            <w:rStyle w:val="Hyperlink"/>
            <w:noProof/>
          </w:rPr>
          <w:t>Location of the Composite Neutral Axis, y</w:t>
        </w:r>
        <w:r w:rsidR="00013286" w:rsidRPr="001E01CD">
          <w:rPr>
            <w:rStyle w:val="Hyperlink"/>
            <w:noProof/>
            <w:vertAlign w:val="subscript"/>
          </w:rPr>
          <w:t xml:space="preserve">LT </w:t>
        </w:r>
        <w:r w:rsidR="00013286" w:rsidRPr="001E01CD">
          <w:rPr>
            <w:rStyle w:val="Hyperlink"/>
            <w:noProof/>
          </w:rPr>
          <w:t>&amp; y</w:t>
        </w:r>
        <w:r w:rsidR="00013286" w:rsidRPr="001E01CD">
          <w:rPr>
            <w:rStyle w:val="Hyperlink"/>
            <w:noProof/>
            <w:vertAlign w:val="subscript"/>
          </w:rPr>
          <w:t>ST</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_Toc469493907 \h </w:instrText>
        </w:r>
        <w:r w:rsidR="00013286" w:rsidRPr="001E01CD">
          <w:rPr>
            <w:noProof/>
            <w:webHidden/>
          </w:rPr>
        </w:r>
        <w:r w:rsidR="00013286" w:rsidRPr="001E01CD">
          <w:rPr>
            <w:noProof/>
            <w:webHidden/>
          </w:rPr>
          <w:fldChar w:fldCharType="separate"/>
        </w:r>
        <w:r w:rsidR="00013286" w:rsidRPr="001E01CD">
          <w:rPr>
            <w:noProof/>
            <w:webHidden/>
          </w:rPr>
          <w:t>23</w:t>
        </w:r>
        <w:r w:rsidR="00013286" w:rsidRPr="001E01CD">
          <w:rPr>
            <w:noProof/>
            <w:webHidden/>
          </w:rPr>
          <w:fldChar w:fldCharType="end"/>
        </w:r>
      </w:hyperlink>
    </w:p>
    <w:p w14:paraId="350E08EE" w14:textId="4386DA61" w:rsidR="00013286" w:rsidRPr="001E01CD" w:rsidRDefault="005C186C">
      <w:pPr>
        <w:pStyle w:val="TOC3"/>
        <w:tabs>
          <w:tab w:val="right" w:leader="dot" w:pos="9350"/>
        </w:tabs>
        <w:rPr>
          <w:rFonts w:asciiTheme="minorHAnsi" w:eastAsiaTheme="minorEastAsia" w:hAnsiTheme="minorHAnsi"/>
          <w:noProof/>
          <w:sz w:val="22"/>
          <w:u w:val="none"/>
        </w:rPr>
      </w:pPr>
      <w:hyperlink w:anchor="_Toc469493908" w:history="1">
        <w:r w:rsidR="00013286" w:rsidRPr="001E01CD">
          <w:rPr>
            <w:rStyle w:val="Hyperlink"/>
            <w:noProof/>
          </w:rPr>
          <w:t>Composite Moment of Inertia, I</w:t>
        </w:r>
        <w:r w:rsidR="00013286" w:rsidRPr="001E01CD">
          <w:rPr>
            <w:rStyle w:val="Hyperlink"/>
            <w:noProof/>
            <w:vertAlign w:val="subscript"/>
          </w:rPr>
          <w:t>LT</w:t>
        </w:r>
        <w:r w:rsidR="00013286" w:rsidRPr="001E01CD">
          <w:rPr>
            <w:rStyle w:val="Hyperlink"/>
            <w:noProof/>
          </w:rPr>
          <w:t xml:space="preserve"> &amp; I</w:t>
        </w:r>
        <w:r w:rsidR="00013286" w:rsidRPr="001E01CD">
          <w:rPr>
            <w:rStyle w:val="Hyperlink"/>
            <w:noProof/>
            <w:vertAlign w:val="subscript"/>
          </w:rPr>
          <w:t>ST</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_Toc469493908 \h </w:instrText>
        </w:r>
        <w:r w:rsidR="00013286" w:rsidRPr="001E01CD">
          <w:rPr>
            <w:noProof/>
            <w:webHidden/>
          </w:rPr>
        </w:r>
        <w:r w:rsidR="00013286" w:rsidRPr="001E01CD">
          <w:rPr>
            <w:noProof/>
            <w:webHidden/>
          </w:rPr>
          <w:fldChar w:fldCharType="separate"/>
        </w:r>
        <w:r w:rsidR="00013286" w:rsidRPr="001E01CD">
          <w:rPr>
            <w:noProof/>
            <w:webHidden/>
          </w:rPr>
          <w:t>24</w:t>
        </w:r>
        <w:r w:rsidR="00013286" w:rsidRPr="001E01CD">
          <w:rPr>
            <w:noProof/>
            <w:webHidden/>
          </w:rPr>
          <w:fldChar w:fldCharType="end"/>
        </w:r>
      </w:hyperlink>
    </w:p>
    <w:p w14:paraId="7679681A" w14:textId="09963D25" w:rsidR="00013286" w:rsidRPr="001E01CD" w:rsidRDefault="005C186C">
      <w:pPr>
        <w:pStyle w:val="TOC3"/>
        <w:tabs>
          <w:tab w:val="right" w:leader="dot" w:pos="9350"/>
        </w:tabs>
        <w:rPr>
          <w:rFonts w:asciiTheme="minorHAnsi" w:eastAsiaTheme="minorEastAsia" w:hAnsiTheme="minorHAnsi"/>
          <w:noProof/>
          <w:sz w:val="22"/>
          <w:u w:val="none"/>
        </w:rPr>
      </w:pPr>
      <w:hyperlink w:anchor="_Toc469493909" w:history="1">
        <w:r w:rsidR="00013286" w:rsidRPr="001E01CD">
          <w:rPr>
            <w:rStyle w:val="Hyperlink"/>
            <w:noProof/>
          </w:rPr>
          <w:t>Composite Section Moduli, S</w:t>
        </w:r>
        <w:r w:rsidR="00013286" w:rsidRPr="001E01CD">
          <w:rPr>
            <w:rStyle w:val="Hyperlink"/>
            <w:noProof/>
            <w:vertAlign w:val="subscript"/>
          </w:rPr>
          <w:t>LT</w:t>
        </w:r>
        <w:r w:rsidR="00013286" w:rsidRPr="001E01CD">
          <w:rPr>
            <w:rStyle w:val="Hyperlink"/>
            <w:noProof/>
          </w:rPr>
          <w:t xml:space="preserve"> &amp; S</w:t>
        </w:r>
        <w:r w:rsidR="00013286" w:rsidRPr="001E01CD">
          <w:rPr>
            <w:rStyle w:val="Hyperlink"/>
            <w:noProof/>
            <w:vertAlign w:val="subscript"/>
          </w:rPr>
          <w:t>ST</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_Toc469493909 \h </w:instrText>
        </w:r>
        <w:r w:rsidR="00013286" w:rsidRPr="001E01CD">
          <w:rPr>
            <w:noProof/>
            <w:webHidden/>
          </w:rPr>
        </w:r>
        <w:r w:rsidR="00013286" w:rsidRPr="001E01CD">
          <w:rPr>
            <w:noProof/>
            <w:webHidden/>
          </w:rPr>
          <w:fldChar w:fldCharType="separate"/>
        </w:r>
        <w:r w:rsidR="00013286" w:rsidRPr="001E01CD">
          <w:rPr>
            <w:noProof/>
            <w:webHidden/>
          </w:rPr>
          <w:t>24</w:t>
        </w:r>
        <w:r w:rsidR="00013286" w:rsidRPr="001E01CD">
          <w:rPr>
            <w:noProof/>
            <w:webHidden/>
          </w:rPr>
          <w:fldChar w:fldCharType="end"/>
        </w:r>
      </w:hyperlink>
    </w:p>
    <w:p w14:paraId="2A9B9EE3" w14:textId="2E6DA9D6" w:rsidR="00013286" w:rsidRPr="001E01CD" w:rsidRDefault="005C186C">
      <w:pPr>
        <w:pStyle w:val="TOC2"/>
        <w:tabs>
          <w:tab w:val="right" w:leader="dot" w:pos="9350"/>
        </w:tabs>
        <w:rPr>
          <w:rFonts w:asciiTheme="minorHAnsi" w:eastAsiaTheme="minorEastAsia" w:hAnsiTheme="minorHAnsi"/>
          <w:noProof/>
          <w:sz w:val="22"/>
        </w:rPr>
      </w:pPr>
      <w:hyperlink w:anchor="_Toc469493910" w:history="1">
        <w:r w:rsidR="00013286" w:rsidRPr="001E01CD">
          <w:rPr>
            <w:rStyle w:val="Hyperlink"/>
            <w:noProof/>
          </w:rPr>
          <w:t>Resistance Calculations</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_Toc469493910 \h </w:instrText>
        </w:r>
        <w:r w:rsidR="00013286" w:rsidRPr="001E01CD">
          <w:rPr>
            <w:noProof/>
            <w:webHidden/>
          </w:rPr>
        </w:r>
        <w:r w:rsidR="00013286" w:rsidRPr="001E01CD">
          <w:rPr>
            <w:noProof/>
            <w:webHidden/>
          </w:rPr>
          <w:fldChar w:fldCharType="separate"/>
        </w:r>
        <w:r w:rsidR="00013286" w:rsidRPr="001E01CD">
          <w:rPr>
            <w:noProof/>
            <w:webHidden/>
          </w:rPr>
          <w:t>25</w:t>
        </w:r>
        <w:r w:rsidR="00013286" w:rsidRPr="001E01CD">
          <w:rPr>
            <w:noProof/>
            <w:webHidden/>
          </w:rPr>
          <w:fldChar w:fldCharType="end"/>
        </w:r>
      </w:hyperlink>
    </w:p>
    <w:p w14:paraId="2F2B449B" w14:textId="0E9BFEA3" w:rsidR="00013286" w:rsidRPr="001E01CD" w:rsidRDefault="005C186C">
      <w:pPr>
        <w:pStyle w:val="TOC1"/>
        <w:rPr>
          <w:rFonts w:asciiTheme="minorHAnsi" w:eastAsiaTheme="minorEastAsia" w:hAnsiTheme="minorHAnsi"/>
          <w:b w:val="0"/>
          <w:caps w:val="0"/>
          <w:noProof/>
          <w:sz w:val="22"/>
        </w:rPr>
      </w:pPr>
      <w:hyperlink w:anchor="_Toc469493911" w:history="1">
        <w:r w:rsidR="00013286" w:rsidRPr="001E01CD">
          <w:rPr>
            <w:rStyle w:val="Hyperlink"/>
            <w:noProof/>
          </w:rPr>
          <w:t>Load Rating</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_Toc469493911 \h </w:instrText>
        </w:r>
        <w:r w:rsidR="00013286" w:rsidRPr="001E01CD">
          <w:rPr>
            <w:noProof/>
            <w:webHidden/>
          </w:rPr>
        </w:r>
        <w:r w:rsidR="00013286" w:rsidRPr="001E01CD">
          <w:rPr>
            <w:noProof/>
            <w:webHidden/>
          </w:rPr>
          <w:fldChar w:fldCharType="separate"/>
        </w:r>
        <w:r w:rsidR="00013286" w:rsidRPr="001E01CD">
          <w:rPr>
            <w:noProof/>
            <w:webHidden/>
          </w:rPr>
          <w:t>35</w:t>
        </w:r>
        <w:r w:rsidR="00013286" w:rsidRPr="001E01CD">
          <w:rPr>
            <w:noProof/>
            <w:webHidden/>
          </w:rPr>
          <w:fldChar w:fldCharType="end"/>
        </w:r>
      </w:hyperlink>
    </w:p>
    <w:p w14:paraId="29F3B57E" w14:textId="1824B6AE" w:rsidR="00013286" w:rsidRPr="001E01CD" w:rsidRDefault="005C186C">
      <w:pPr>
        <w:pStyle w:val="TOC2"/>
        <w:tabs>
          <w:tab w:val="right" w:leader="dot" w:pos="9350"/>
        </w:tabs>
        <w:rPr>
          <w:rFonts w:asciiTheme="minorHAnsi" w:eastAsiaTheme="minorEastAsia" w:hAnsiTheme="minorHAnsi"/>
          <w:noProof/>
          <w:sz w:val="22"/>
        </w:rPr>
      </w:pPr>
      <w:hyperlink w:anchor="_Toc469493912" w:history="1">
        <w:r w:rsidR="00013286" w:rsidRPr="001E01CD">
          <w:rPr>
            <w:rStyle w:val="Hyperlink"/>
            <w:noProof/>
          </w:rPr>
          <w:t>System &amp; Condition Factor</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_Toc469493912 \h </w:instrText>
        </w:r>
        <w:r w:rsidR="00013286" w:rsidRPr="001E01CD">
          <w:rPr>
            <w:noProof/>
            <w:webHidden/>
          </w:rPr>
        </w:r>
        <w:r w:rsidR="00013286" w:rsidRPr="001E01CD">
          <w:rPr>
            <w:noProof/>
            <w:webHidden/>
          </w:rPr>
          <w:fldChar w:fldCharType="separate"/>
        </w:r>
        <w:r w:rsidR="00013286" w:rsidRPr="001E01CD">
          <w:rPr>
            <w:noProof/>
            <w:webHidden/>
          </w:rPr>
          <w:t>36</w:t>
        </w:r>
        <w:r w:rsidR="00013286" w:rsidRPr="001E01CD">
          <w:rPr>
            <w:noProof/>
            <w:webHidden/>
          </w:rPr>
          <w:fldChar w:fldCharType="end"/>
        </w:r>
      </w:hyperlink>
    </w:p>
    <w:p w14:paraId="05866BAF" w14:textId="353537FE" w:rsidR="00013286" w:rsidRPr="001E01CD" w:rsidRDefault="005C186C">
      <w:pPr>
        <w:pStyle w:val="TOC2"/>
        <w:tabs>
          <w:tab w:val="right" w:leader="dot" w:pos="9350"/>
        </w:tabs>
        <w:rPr>
          <w:rFonts w:asciiTheme="minorHAnsi" w:eastAsiaTheme="minorEastAsia" w:hAnsiTheme="minorHAnsi"/>
          <w:noProof/>
          <w:sz w:val="22"/>
        </w:rPr>
      </w:pPr>
      <w:hyperlink w:anchor="_Toc469493913" w:history="1">
        <w:r w:rsidR="00013286" w:rsidRPr="001E01CD">
          <w:rPr>
            <w:rStyle w:val="Hyperlink"/>
            <w:noProof/>
          </w:rPr>
          <w:t>Nominal Resistance</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_Toc469493913 \h </w:instrText>
        </w:r>
        <w:r w:rsidR="00013286" w:rsidRPr="001E01CD">
          <w:rPr>
            <w:noProof/>
            <w:webHidden/>
          </w:rPr>
        </w:r>
        <w:r w:rsidR="00013286" w:rsidRPr="001E01CD">
          <w:rPr>
            <w:noProof/>
            <w:webHidden/>
          </w:rPr>
          <w:fldChar w:fldCharType="separate"/>
        </w:r>
        <w:r w:rsidR="00013286" w:rsidRPr="001E01CD">
          <w:rPr>
            <w:noProof/>
            <w:webHidden/>
          </w:rPr>
          <w:t>37</w:t>
        </w:r>
        <w:r w:rsidR="00013286" w:rsidRPr="001E01CD">
          <w:rPr>
            <w:noProof/>
            <w:webHidden/>
          </w:rPr>
          <w:fldChar w:fldCharType="end"/>
        </w:r>
      </w:hyperlink>
    </w:p>
    <w:p w14:paraId="10DDC1F0" w14:textId="57A2B3A1" w:rsidR="00013286" w:rsidRPr="001E01CD" w:rsidRDefault="005C186C">
      <w:pPr>
        <w:pStyle w:val="TOC2"/>
        <w:tabs>
          <w:tab w:val="right" w:leader="dot" w:pos="9350"/>
        </w:tabs>
        <w:rPr>
          <w:rFonts w:asciiTheme="minorHAnsi" w:eastAsiaTheme="minorEastAsia" w:hAnsiTheme="minorHAnsi"/>
          <w:noProof/>
          <w:sz w:val="22"/>
        </w:rPr>
      </w:pPr>
      <w:hyperlink w:anchor="_Toc469493914" w:history="1">
        <w:r w:rsidR="00013286" w:rsidRPr="001E01CD">
          <w:rPr>
            <w:rStyle w:val="Hyperlink"/>
            <w:noProof/>
          </w:rPr>
          <w:t>LRFD Load Factors for Resistance, Dead Load, and Live Load</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_Toc469493914 \h </w:instrText>
        </w:r>
        <w:r w:rsidR="00013286" w:rsidRPr="001E01CD">
          <w:rPr>
            <w:noProof/>
            <w:webHidden/>
          </w:rPr>
        </w:r>
        <w:r w:rsidR="00013286" w:rsidRPr="001E01CD">
          <w:rPr>
            <w:noProof/>
            <w:webHidden/>
          </w:rPr>
          <w:fldChar w:fldCharType="separate"/>
        </w:r>
        <w:r w:rsidR="00013286" w:rsidRPr="001E01CD">
          <w:rPr>
            <w:noProof/>
            <w:webHidden/>
          </w:rPr>
          <w:t>38</w:t>
        </w:r>
        <w:r w:rsidR="00013286" w:rsidRPr="001E01CD">
          <w:rPr>
            <w:noProof/>
            <w:webHidden/>
          </w:rPr>
          <w:fldChar w:fldCharType="end"/>
        </w:r>
      </w:hyperlink>
    </w:p>
    <w:p w14:paraId="2665D1DB" w14:textId="1E2F1916" w:rsidR="00013286" w:rsidRPr="001E01CD" w:rsidRDefault="005C186C">
      <w:pPr>
        <w:pStyle w:val="TOC2"/>
        <w:tabs>
          <w:tab w:val="right" w:leader="dot" w:pos="9350"/>
        </w:tabs>
        <w:rPr>
          <w:rFonts w:asciiTheme="minorHAnsi" w:eastAsiaTheme="minorEastAsia" w:hAnsiTheme="minorHAnsi"/>
          <w:noProof/>
          <w:sz w:val="22"/>
        </w:rPr>
      </w:pPr>
      <w:hyperlink w:anchor="_Toc469493915" w:history="1">
        <w:r w:rsidR="00013286" w:rsidRPr="001E01CD">
          <w:rPr>
            <w:rStyle w:val="Hyperlink"/>
            <w:noProof/>
          </w:rPr>
          <w:t>Reporting of Controlling Load Rating</w:t>
        </w:r>
        <w:r w:rsidR="00013286" w:rsidRPr="001E01CD">
          <w:rPr>
            <w:noProof/>
            <w:webHidden/>
          </w:rPr>
          <w:tab/>
        </w:r>
        <w:r w:rsidR="00013286" w:rsidRPr="001E01CD">
          <w:rPr>
            <w:noProof/>
            <w:webHidden/>
          </w:rPr>
          <w:fldChar w:fldCharType="begin"/>
        </w:r>
        <w:r w:rsidR="00013286" w:rsidRPr="001E01CD">
          <w:rPr>
            <w:noProof/>
            <w:webHidden/>
          </w:rPr>
          <w:instrText xml:space="preserve"> PAGEREF _Toc469493915 \h </w:instrText>
        </w:r>
        <w:r w:rsidR="00013286" w:rsidRPr="001E01CD">
          <w:rPr>
            <w:noProof/>
            <w:webHidden/>
          </w:rPr>
        </w:r>
        <w:r w:rsidR="00013286" w:rsidRPr="001E01CD">
          <w:rPr>
            <w:noProof/>
            <w:webHidden/>
          </w:rPr>
          <w:fldChar w:fldCharType="separate"/>
        </w:r>
        <w:r w:rsidR="00013286" w:rsidRPr="001E01CD">
          <w:rPr>
            <w:noProof/>
            <w:webHidden/>
          </w:rPr>
          <w:t>38</w:t>
        </w:r>
        <w:r w:rsidR="00013286" w:rsidRPr="001E01CD">
          <w:rPr>
            <w:noProof/>
            <w:webHidden/>
          </w:rPr>
          <w:fldChar w:fldCharType="end"/>
        </w:r>
      </w:hyperlink>
    </w:p>
    <w:p w14:paraId="74CDAF46" w14:textId="5E7C27DF" w:rsidR="00BB2D4A" w:rsidRPr="001E01CD" w:rsidRDefault="00BB2D4A" w:rsidP="00CC43C5">
      <w:pPr>
        <w:keepNext/>
        <w:keepLines/>
        <w:spacing w:after="0" w:line="240" w:lineRule="auto"/>
        <w:rPr>
          <w:rFonts w:eastAsia="Times New Roman" w:cs="Times New Roman"/>
          <w:b/>
          <w:caps/>
          <w:snapToGrid w:val="0"/>
          <w:szCs w:val="20"/>
        </w:rPr>
      </w:pPr>
      <w:r w:rsidRPr="001E01CD">
        <w:rPr>
          <w:rFonts w:eastAsia="Calibri" w:cs="Times New Roman"/>
          <w:b/>
          <w:caps/>
        </w:rPr>
        <w:fldChar w:fldCharType="end"/>
      </w:r>
    </w:p>
    <w:p w14:paraId="11CA13B5" w14:textId="77777777" w:rsidR="00BB2D4A" w:rsidRPr="001E01CD" w:rsidRDefault="00BB2D4A" w:rsidP="00CC43C5">
      <w:pPr>
        <w:rPr>
          <w:rFonts w:eastAsia="Times New Roman" w:cs="Times New Roman"/>
          <w:b/>
          <w:caps/>
          <w:snapToGrid w:val="0"/>
          <w:szCs w:val="20"/>
        </w:rPr>
      </w:pPr>
      <w:r w:rsidRPr="001E01CD">
        <w:rPr>
          <w:rFonts w:eastAsia="Calibri" w:cs="Times New Roman"/>
        </w:rPr>
        <w:br w:type="page"/>
      </w:r>
    </w:p>
    <w:p w14:paraId="1062C339" w14:textId="77777777" w:rsidR="00BB2D4A" w:rsidRPr="001E01CD" w:rsidRDefault="00BB2D4A" w:rsidP="00CC43C5">
      <w:pPr>
        <w:keepNext/>
        <w:keepLines/>
        <w:spacing w:before="240" w:after="0" w:line="240" w:lineRule="auto"/>
        <w:rPr>
          <w:rFonts w:eastAsia="Times New Roman" w:cs="Times New Roman"/>
          <w:b/>
          <w:caps/>
          <w:snapToGrid w:val="0"/>
          <w:szCs w:val="20"/>
        </w:rPr>
      </w:pPr>
      <w:r w:rsidRPr="001E01CD">
        <w:rPr>
          <w:rFonts w:eastAsia="Times New Roman" w:cs="Times New Roman"/>
          <w:b/>
          <w:caps/>
          <w:snapToGrid w:val="0"/>
          <w:szCs w:val="20"/>
        </w:rPr>
        <w:lastRenderedPageBreak/>
        <w:t>LIST of Figures</w:t>
      </w:r>
    </w:p>
    <w:p w14:paraId="7EC580B9" w14:textId="0C90F5F1" w:rsidR="005A0FFB" w:rsidRDefault="00BB2D4A">
      <w:pPr>
        <w:pStyle w:val="TableofFigures"/>
        <w:tabs>
          <w:tab w:val="right" w:leader="dot" w:pos="9350"/>
        </w:tabs>
        <w:rPr>
          <w:rFonts w:asciiTheme="minorHAnsi" w:eastAsiaTheme="minorEastAsia" w:hAnsiTheme="minorHAnsi"/>
          <w:noProof/>
          <w:sz w:val="22"/>
        </w:rPr>
      </w:pPr>
      <w:r w:rsidRPr="001E01CD">
        <w:rPr>
          <w:rFonts w:eastAsia="Calibri" w:cs="Arial"/>
        </w:rPr>
        <w:fldChar w:fldCharType="begin"/>
      </w:r>
      <w:r w:rsidRPr="001E01CD">
        <w:rPr>
          <w:rFonts w:eastAsia="Calibri" w:cs="Arial"/>
        </w:rPr>
        <w:instrText xml:space="preserve"> TOC \h \z \c "Figure" </w:instrText>
      </w:r>
      <w:r w:rsidRPr="001E01CD">
        <w:rPr>
          <w:rFonts w:eastAsia="Calibri" w:cs="Arial"/>
        </w:rPr>
        <w:fldChar w:fldCharType="separate"/>
      </w:r>
      <w:hyperlink w:anchor="_Toc469555955" w:history="1">
        <w:r w:rsidR="005A0FFB" w:rsidRPr="000308ED">
          <w:rPr>
            <w:rStyle w:val="Hyperlink"/>
            <w:noProof/>
          </w:rPr>
          <w:t>Figure 1. 3D geometry of a steel multi-girder bridge using beam, shell, and link elements (Masceri 2015)</w:t>
        </w:r>
        <w:r w:rsidR="005A0FFB">
          <w:rPr>
            <w:noProof/>
            <w:webHidden/>
          </w:rPr>
          <w:tab/>
        </w:r>
        <w:r w:rsidR="005A0FFB">
          <w:rPr>
            <w:noProof/>
            <w:webHidden/>
          </w:rPr>
          <w:fldChar w:fldCharType="begin"/>
        </w:r>
        <w:r w:rsidR="005A0FFB">
          <w:rPr>
            <w:noProof/>
            <w:webHidden/>
          </w:rPr>
          <w:instrText xml:space="preserve"> PAGEREF _Toc469555955 \h </w:instrText>
        </w:r>
        <w:r w:rsidR="005A0FFB">
          <w:rPr>
            <w:noProof/>
            <w:webHidden/>
          </w:rPr>
        </w:r>
        <w:r w:rsidR="005A0FFB">
          <w:rPr>
            <w:noProof/>
            <w:webHidden/>
          </w:rPr>
          <w:fldChar w:fldCharType="separate"/>
        </w:r>
        <w:r w:rsidR="005A0FFB">
          <w:rPr>
            <w:noProof/>
            <w:webHidden/>
          </w:rPr>
          <w:t>4</w:t>
        </w:r>
        <w:r w:rsidR="005A0FFB">
          <w:rPr>
            <w:noProof/>
            <w:webHidden/>
          </w:rPr>
          <w:fldChar w:fldCharType="end"/>
        </w:r>
      </w:hyperlink>
    </w:p>
    <w:p w14:paraId="79E8367C" w14:textId="057C9FA5" w:rsidR="005A0FFB" w:rsidRDefault="005C186C">
      <w:pPr>
        <w:pStyle w:val="TableofFigures"/>
        <w:tabs>
          <w:tab w:val="right" w:leader="dot" w:pos="9350"/>
        </w:tabs>
        <w:rPr>
          <w:rFonts w:asciiTheme="minorHAnsi" w:eastAsiaTheme="minorEastAsia" w:hAnsiTheme="minorHAnsi"/>
          <w:noProof/>
          <w:sz w:val="22"/>
        </w:rPr>
      </w:pPr>
      <w:hyperlink w:anchor="_Toc469555956" w:history="1">
        <w:r w:rsidR="005A0FFB" w:rsidRPr="000308ED">
          <w:rPr>
            <w:rStyle w:val="Hyperlink"/>
            <w:noProof/>
          </w:rPr>
          <w:t>Figure 2. 3D geometry of a steel multi-girder bridge using shell elements only (Masceri 2015)</w:t>
        </w:r>
        <w:r w:rsidR="005A0FFB">
          <w:rPr>
            <w:noProof/>
            <w:webHidden/>
          </w:rPr>
          <w:tab/>
        </w:r>
        <w:r w:rsidR="005A0FFB">
          <w:rPr>
            <w:noProof/>
            <w:webHidden/>
          </w:rPr>
          <w:fldChar w:fldCharType="begin"/>
        </w:r>
        <w:r w:rsidR="005A0FFB">
          <w:rPr>
            <w:noProof/>
            <w:webHidden/>
          </w:rPr>
          <w:instrText xml:space="preserve"> PAGEREF _Toc469555956 \h </w:instrText>
        </w:r>
        <w:r w:rsidR="005A0FFB">
          <w:rPr>
            <w:noProof/>
            <w:webHidden/>
          </w:rPr>
        </w:r>
        <w:r w:rsidR="005A0FFB">
          <w:rPr>
            <w:noProof/>
            <w:webHidden/>
          </w:rPr>
          <w:fldChar w:fldCharType="separate"/>
        </w:r>
        <w:r w:rsidR="005A0FFB">
          <w:rPr>
            <w:noProof/>
            <w:webHidden/>
          </w:rPr>
          <w:t>5</w:t>
        </w:r>
        <w:r w:rsidR="005A0FFB">
          <w:rPr>
            <w:noProof/>
            <w:webHidden/>
          </w:rPr>
          <w:fldChar w:fldCharType="end"/>
        </w:r>
      </w:hyperlink>
    </w:p>
    <w:p w14:paraId="5C7F27DC" w14:textId="6BFA4842" w:rsidR="005A0FFB" w:rsidRDefault="005C186C">
      <w:pPr>
        <w:pStyle w:val="TableofFigures"/>
        <w:tabs>
          <w:tab w:val="right" w:leader="dot" w:pos="9350"/>
        </w:tabs>
        <w:rPr>
          <w:rFonts w:asciiTheme="minorHAnsi" w:eastAsiaTheme="minorEastAsia" w:hAnsiTheme="minorHAnsi"/>
          <w:noProof/>
          <w:sz w:val="22"/>
        </w:rPr>
      </w:pPr>
      <w:hyperlink w:anchor="_Toc469555957" w:history="1">
        <w:r w:rsidR="005A0FFB" w:rsidRPr="000308ED">
          <w:rPr>
            <w:rStyle w:val="Hyperlink"/>
            <w:noProof/>
          </w:rPr>
          <w:t>Figure 3. Typical girder/diaphragm/link element connection for steel multi-girder bridge models (Masceri 2015)</w:t>
        </w:r>
        <w:r w:rsidR="005A0FFB">
          <w:rPr>
            <w:noProof/>
            <w:webHidden/>
          </w:rPr>
          <w:tab/>
        </w:r>
        <w:r w:rsidR="005A0FFB">
          <w:rPr>
            <w:noProof/>
            <w:webHidden/>
          </w:rPr>
          <w:fldChar w:fldCharType="begin"/>
        </w:r>
        <w:r w:rsidR="005A0FFB">
          <w:rPr>
            <w:noProof/>
            <w:webHidden/>
          </w:rPr>
          <w:instrText xml:space="preserve"> PAGEREF _Toc469555957 \h </w:instrText>
        </w:r>
        <w:r w:rsidR="005A0FFB">
          <w:rPr>
            <w:noProof/>
            <w:webHidden/>
          </w:rPr>
        </w:r>
        <w:r w:rsidR="005A0FFB">
          <w:rPr>
            <w:noProof/>
            <w:webHidden/>
          </w:rPr>
          <w:fldChar w:fldCharType="separate"/>
        </w:r>
        <w:r w:rsidR="005A0FFB">
          <w:rPr>
            <w:noProof/>
            <w:webHidden/>
          </w:rPr>
          <w:t>6</w:t>
        </w:r>
        <w:r w:rsidR="005A0FFB">
          <w:rPr>
            <w:noProof/>
            <w:webHidden/>
          </w:rPr>
          <w:fldChar w:fldCharType="end"/>
        </w:r>
      </w:hyperlink>
    </w:p>
    <w:p w14:paraId="152903A8" w14:textId="0D89C0E7" w:rsidR="005A0FFB" w:rsidRDefault="005C186C">
      <w:pPr>
        <w:pStyle w:val="TableofFigures"/>
        <w:tabs>
          <w:tab w:val="right" w:leader="dot" w:pos="9350"/>
        </w:tabs>
        <w:rPr>
          <w:rFonts w:asciiTheme="minorHAnsi" w:eastAsiaTheme="minorEastAsia" w:hAnsiTheme="minorHAnsi"/>
          <w:noProof/>
          <w:sz w:val="22"/>
        </w:rPr>
      </w:pPr>
      <w:hyperlink w:anchor="_Toc469555958" w:history="1">
        <w:r w:rsidR="005A0FFB" w:rsidRPr="000308ED">
          <w:rPr>
            <w:rStyle w:val="Hyperlink"/>
            <w:noProof/>
          </w:rPr>
          <w:t>Figure 4. Example boundary conditions for a two-span continuous bridge (Masceri 2015)</w:t>
        </w:r>
        <w:r w:rsidR="005A0FFB">
          <w:rPr>
            <w:noProof/>
            <w:webHidden/>
          </w:rPr>
          <w:tab/>
        </w:r>
        <w:r w:rsidR="005A0FFB">
          <w:rPr>
            <w:noProof/>
            <w:webHidden/>
          </w:rPr>
          <w:fldChar w:fldCharType="begin"/>
        </w:r>
        <w:r w:rsidR="005A0FFB">
          <w:rPr>
            <w:noProof/>
            <w:webHidden/>
          </w:rPr>
          <w:instrText xml:space="preserve"> PAGEREF _Toc469555958 \h </w:instrText>
        </w:r>
        <w:r w:rsidR="005A0FFB">
          <w:rPr>
            <w:noProof/>
            <w:webHidden/>
          </w:rPr>
        </w:r>
        <w:r w:rsidR="005A0FFB">
          <w:rPr>
            <w:noProof/>
            <w:webHidden/>
          </w:rPr>
          <w:fldChar w:fldCharType="separate"/>
        </w:r>
        <w:r w:rsidR="005A0FFB">
          <w:rPr>
            <w:noProof/>
            <w:webHidden/>
          </w:rPr>
          <w:t>7</w:t>
        </w:r>
        <w:r w:rsidR="005A0FFB">
          <w:rPr>
            <w:noProof/>
            <w:webHidden/>
          </w:rPr>
          <w:fldChar w:fldCharType="end"/>
        </w:r>
      </w:hyperlink>
    </w:p>
    <w:p w14:paraId="617E0A9D" w14:textId="56E68C0B" w:rsidR="005A0FFB" w:rsidRDefault="005C186C">
      <w:pPr>
        <w:pStyle w:val="TableofFigures"/>
        <w:tabs>
          <w:tab w:val="right" w:leader="dot" w:pos="9350"/>
        </w:tabs>
        <w:rPr>
          <w:rFonts w:asciiTheme="minorHAnsi" w:eastAsiaTheme="minorEastAsia" w:hAnsiTheme="minorHAnsi"/>
          <w:noProof/>
          <w:sz w:val="22"/>
        </w:rPr>
      </w:pPr>
      <w:hyperlink w:anchor="_Toc469555959" w:history="1">
        <w:r w:rsidR="005A0FFB" w:rsidRPr="000308ED">
          <w:rPr>
            <w:rStyle w:val="Hyperlink"/>
            <w:noProof/>
          </w:rPr>
          <w:t>Figure 5. Type HL-93 Truck Strand7 Load Path Configuration</w:t>
        </w:r>
        <w:r w:rsidR="005A0FFB">
          <w:rPr>
            <w:noProof/>
            <w:webHidden/>
          </w:rPr>
          <w:tab/>
        </w:r>
        <w:r w:rsidR="005A0FFB">
          <w:rPr>
            <w:noProof/>
            <w:webHidden/>
          </w:rPr>
          <w:fldChar w:fldCharType="begin"/>
        </w:r>
        <w:r w:rsidR="005A0FFB">
          <w:rPr>
            <w:noProof/>
            <w:webHidden/>
          </w:rPr>
          <w:instrText xml:space="preserve"> PAGEREF _Toc469555959 \h </w:instrText>
        </w:r>
        <w:r w:rsidR="005A0FFB">
          <w:rPr>
            <w:noProof/>
            <w:webHidden/>
          </w:rPr>
        </w:r>
        <w:r w:rsidR="005A0FFB">
          <w:rPr>
            <w:noProof/>
            <w:webHidden/>
          </w:rPr>
          <w:fldChar w:fldCharType="separate"/>
        </w:r>
        <w:r w:rsidR="005A0FFB">
          <w:rPr>
            <w:noProof/>
            <w:webHidden/>
          </w:rPr>
          <w:t>14</w:t>
        </w:r>
        <w:r w:rsidR="005A0FFB">
          <w:rPr>
            <w:noProof/>
            <w:webHidden/>
          </w:rPr>
          <w:fldChar w:fldCharType="end"/>
        </w:r>
      </w:hyperlink>
    </w:p>
    <w:p w14:paraId="3B6A06EC" w14:textId="2420ECC1" w:rsidR="005A0FFB" w:rsidRDefault="005C186C">
      <w:pPr>
        <w:pStyle w:val="TableofFigures"/>
        <w:tabs>
          <w:tab w:val="right" w:leader="dot" w:pos="9350"/>
        </w:tabs>
        <w:rPr>
          <w:rFonts w:asciiTheme="minorHAnsi" w:eastAsiaTheme="minorEastAsia" w:hAnsiTheme="minorHAnsi"/>
          <w:noProof/>
          <w:sz w:val="22"/>
        </w:rPr>
      </w:pPr>
      <w:hyperlink w:anchor="_Toc469555960" w:history="1">
        <w:r w:rsidR="005A0FFB" w:rsidRPr="000308ED">
          <w:rPr>
            <w:rStyle w:val="Hyperlink"/>
            <w:noProof/>
          </w:rPr>
          <w:t>Figure 6. Standard HL-93 Truck. AASHTO 3.6.1.1.2.2-1 Characteristics of Design Truck</w:t>
        </w:r>
        <w:r w:rsidR="005A0FFB">
          <w:rPr>
            <w:noProof/>
            <w:webHidden/>
          </w:rPr>
          <w:tab/>
        </w:r>
        <w:r w:rsidR="005A0FFB">
          <w:rPr>
            <w:noProof/>
            <w:webHidden/>
          </w:rPr>
          <w:fldChar w:fldCharType="begin"/>
        </w:r>
        <w:r w:rsidR="005A0FFB">
          <w:rPr>
            <w:noProof/>
            <w:webHidden/>
          </w:rPr>
          <w:instrText xml:space="preserve"> PAGEREF _Toc469555960 \h </w:instrText>
        </w:r>
        <w:r w:rsidR="005A0FFB">
          <w:rPr>
            <w:noProof/>
            <w:webHidden/>
          </w:rPr>
        </w:r>
        <w:r w:rsidR="005A0FFB">
          <w:rPr>
            <w:noProof/>
            <w:webHidden/>
          </w:rPr>
          <w:fldChar w:fldCharType="separate"/>
        </w:r>
        <w:r w:rsidR="005A0FFB">
          <w:rPr>
            <w:noProof/>
            <w:webHidden/>
          </w:rPr>
          <w:t>15</w:t>
        </w:r>
        <w:r w:rsidR="005A0FFB">
          <w:rPr>
            <w:noProof/>
            <w:webHidden/>
          </w:rPr>
          <w:fldChar w:fldCharType="end"/>
        </w:r>
      </w:hyperlink>
    </w:p>
    <w:p w14:paraId="6D985610" w14:textId="3599C683" w:rsidR="005A0FFB" w:rsidRDefault="005C186C">
      <w:pPr>
        <w:pStyle w:val="TableofFigures"/>
        <w:tabs>
          <w:tab w:val="right" w:leader="dot" w:pos="9350"/>
        </w:tabs>
        <w:rPr>
          <w:rFonts w:asciiTheme="minorHAnsi" w:eastAsiaTheme="minorEastAsia" w:hAnsiTheme="minorHAnsi"/>
          <w:noProof/>
          <w:sz w:val="22"/>
        </w:rPr>
      </w:pPr>
      <w:hyperlink w:anchor="_Toc469555961" w:history="1">
        <w:r w:rsidR="005A0FFB" w:rsidRPr="000308ED">
          <w:rPr>
            <w:rStyle w:val="Hyperlink"/>
            <w:noProof/>
          </w:rPr>
          <w:t>Figure 7. Type 3 AASHTO Legal Truck defined in AASHTO Manual for Bridge Evaluation.</w:t>
        </w:r>
        <w:r w:rsidR="005A0FFB">
          <w:rPr>
            <w:noProof/>
            <w:webHidden/>
          </w:rPr>
          <w:tab/>
        </w:r>
        <w:r w:rsidR="005A0FFB">
          <w:rPr>
            <w:noProof/>
            <w:webHidden/>
          </w:rPr>
          <w:fldChar w:fldCharType="begin"/>
        </w:r>
        <w:r w:rsidR="005A0FFB">
          <w:rPr>
            <w:noProof/>
            <w:webHidden/>
          </w:rPr>
          <w:instrText xml:space="preserve"> PAGEREF _Toc469555961 \h </w:instrText>
        </w:r>
        <w:r w:rsidR="005A0FFB">
          <w:rPr>
            <w:noProof/>
            <w:webHidden/>
          </w:rPr>
        </w:r>
        <w:r w:rsidR="005A0FFB">
          <w:rPr>
            <w:noProof/>
            <w:webHidden/>
          </w:rPr>
          <w:fldChar w:fldCharType="separate"/>
        </w:r>
        <w:r w:rsidR="005A0FFB">
          <w:rPr>
            <w:noProof/>
            <w:webHidden/>
          </w:rPr>
          <w:t>15</w:t>
        </w:r>
        <w:r w:rsidR="005A0FFB">
          <w:rPr>
            <w:noProof/>
            <w:webHidden/>
          </w:rPr>
          <w:fldChar w:fldCharType="end"/>
        </w:r>
      </w:hyperlink>
    </w:p>
    <w:p w14:paraId="082A84D9" w14:textId="50E40D70" w:rsidR="005A0FFB" w:rsidRDefault="005C186C">
      <w:pPr>
        <w:pStyle w:val="TableofFigures"/>
        <w:tabs>
          <w:tab w:val="right" w:leader="dot" w:pos="9350"/>
        </w:tabs>
        <w:rPr>
          <w:rFonts w:asciiTheme="minorHAnsi" w:eastAsiaTheme="minorEastAsia" w:hAnsiTheme="minorHAnsi"/>
          <w:noProof/>
          <w:sz w:val="22"/>
        </w:rPr>
      </w:pPr>
      <w:hyperlink w:anchor="_Toc469555962" w:history="1">
        <w:r w:rsidR="005A0FFB" w:rsidRPr="000308ED">
          <w:rPr>
            <w:rStyle w:val="Hyperlink"/>
            <w:noProof/>
          </w:rPr>
          <w:t>Figure 8. Type 3S2 NJDOT Legal Truck.</w:t>
        </w:r>
        <w:r w:rsidR="005A0FFB">
          <w:rPr>
            <w:noProof/>
            <w:webHidden/>
          </w:rPr>
          <w:tab/>
        </w:r>
        <w:r w:rsidR="005A0FFB">
          <w:rPr>
            <w:noProof/>
            <w:webHidden/>
          </w:rPr>
          <w:fldChar w:fldCharType="begin"/>
        </w:r>
        <w:r w:rsidR="005A0FFB">
          <w:rPr>
            <w:noProof/>
            <w:webHidden/>
          </w:rPr>
          <w:instrText xml:space="preserve"> PAGEREF _Toc469555962 \h </w:instrText>
        </w:r>
        <w:r w:rsidR="005A0FFB">
          <w:rPr>
            <w:noProof/>
            <w:webHidden/>
          </w:rPr>
        </w:r>
        <w:r w:rsidR="005A0FFB">
          <w:rPr>
            <w:noProof/>
            <w:webHidden/>
          </w:rPr>
          <w:fldChar w:fldCharType="separate"/>
        </w:r>
        <w:r w:rsidR="005A0FFB">
          <w:rPr>
            <w:noProof/>
            <w:webHidden/>
          </w:rPr>
          <w:t>16</w:t>
        </w:r>
        <w:r w:rsidR="005A0FFB">
          <w:rPr>
            <w:noProof/>
            <w:webHidden/>
          </w:rPr>
          <w:fldChar w:fldCharType="end"/>
        </w:r>
      </w:hyperlink>
    </w:p>
    <w:p w14:paraId="623734FF" w14:textId="51324DF6" w:rsidR="005A0FFB" w:rsidRDefault="005C186C">
      <w:pPr>
        <w:pStyle w:val="TableofFigures"/>
        <w:tabs>
          <w:tab w:val="right" w:leader="dot" w:pos="9350"/>
        </w:tabs>
        <w:rPr>
          <w:rFonts w:asciiTheme="minorHAnsi" w:eastAsiaTheme="minorEastAsia" w:hAnsiTheme="minorHAnsi"/>
          <w:noProof/>
          <w:sz w:val="22"/>
        </w:rPr>
      </w:pPr>
      <w:hyperlink w:anchor="_Toc469555963" w:history="1">
        <w:r w:rsidR="005A0FFB" w:rsidRPr="000308ED">
          <w:rPr>
            <w:rStyle w:val="Hyperlink"/>
            <w:noProof/>
          </w:rPr>
          <w:t>Figure 9. Type 3-3 AASHTO Legal Truck defined in AASHTO Manual for Bridge Evaluation.</w:t>
        </w:r>
        <w:r w:rsidR="005A0FFB">
          <w:rPr>
            <w:noProof/>
            <w:webHidden/>
          </w:rPr>
          <w:tab/>
        </w:r>
        <w:r w:rsidR="005A0FFB">
          <w:rPr>
            <w:noProof/>
            <w:webHidden/>
          </w:rPr>
          <w:fldChar w:fldCharType="begin"/>
        </w:r>
        <w:r w:rsidR="005A0FFB">
          <w:rPr>
            <w:noProof/>
            <w:webHidden/>
          </w:rPr>
          <w:instrText xml:space="preserve"> PAGEREF _Toc469555963 \h </w:instrText>
        </w:r>
        <w:r w:rsidR="005A0FFB">
          <w:rPr>
            <w:noProof/>
            <w:webHidden/>
          </w:rPr>
        </w:r>
        <w:r w:rsidR="005A0FFB">
          <w:rPr>
            <w:noProof/>
            <w:webHidden/>
          </w:rPr>
          <w:fldChar w:fldCharType="separate"/>
        </w:r>
        <w:r w:rsidR="005A0FFB">
          <w:rPr>
            <w:noProof/>
            <w:webHidden/>
          </w:rPr>
          <w:t>16</w:t>
        </w:r>
        <w:r w:rsidR="005A0FFB">
          <w:rPr>
            <w:noProof/>
            <w:webHidden/>
          </w:rPr>
          <w:fldChar w:fldCharType="end"/>
        </w:r>
      </w:hyperlink>
    </w:p>
    <w:p w14:paraId="7AF9155E" w14:textId="1DFCA657" w:rsidR="005A0FFB" w:rsidRDefault="005C186C">
      <w:pPr>
        <w:pStyle w:val="TableofFigures"/>
        <w:tabs>
          <w:tab w:val="right" w:leader="dot" w:pos="9350"/>
        </w:tabs>
        <w:rPr>
          <w:rFonts w:asciiTheme="minorHAnsi" w:eastAsiaTheme="minorEastAsia" w:hAnsiTheme="minorHAnsi"/>
          <w:noProof/>
          <w:sz w:val="22"/>
        </w:rPr>
      </w:pPr>
      <w:hyperlink w:anchor="_Toc469555964" w:history="1">
        <w:r w:rsidR="005A0FFB" w:rsidRPr="000308ED">
          <w:rPr>
            <w:rStyle w:val="Hyperlink"/>
            <w:noProof/>
          </w:rPr>
          <w:t>Figure 10. Type 3-3 75% defined in AASHTO Manual for Bridge Evaluation.</w:t>
        </w:r>
        <w:r w:rsidR="005A0FFB">
          <w:rPr>
            <w:noProof/>
            <w:webHidden/>
          </w:rPr>
          <w:tab/>
        </w:r>
        <w:r w:rsidR="005A0FFB">
          <w:rPr>
            <w:noProof/>
            <w:webHidden/>
          </w:rPr>
          <w:fldChar w:fldCharType="begin"/>
        </w:r>
        <w:r w:rsidR="005A0FFB">
          <w:rPr>
            <w:noProof/>
            <w:webHidden/>
          </w:rPr>
          <w:instrText xml:space="preserve"> PAGEREF _Toc469555964 \h </w:instrText>
        </w:r>
        <w:r w:rsidR="005A0FFB">
          <w:rPr>
            <w:noProof/>
            <w:webHidden/>
          </w:rPr>
        </w:r>
        <w:r w:rsidR="005A0FFB">
          <w:rPr>
            <w:noProof/>
            <w:webHidden/>
          </w:rPr>
          <w:fldChar w:fldCharType="separate"/>
        </w:r>
        <w:r w:rsidR="005A0FFB">
          <w:rPr>
            <w:noProof/>
            <w:webHidden/>
          </w:rPr>
          <w:t>17</w:t>
        </w:r>
        <w:r w:rsidR="005A0FFB">
          <w:rPr>
            <w:noProof/>
            <w:webHidden/>
          </w:rPr>
          <w:fldChar w:fldCharType="end"/>
        </w:r>
      </w:hyperlink>
    </w:p>
    <w:p w14:paraId="40B5A538" w14:textId="2A0F3C1F" w:rsidR="005A0FFB" w:rsidRDefault="005C186C">
      <w:pPr>
        <w:pStyle w:val="TableofFigures"/>
        <w:tabs>
          <w:tab w:val="right" w:leader="dot" w:pos="9350"/>
        </w:tabs>
        <w:rPr>
          <w:rFonts w:asciiTheme="minorHAnsi" w:eastAsiaTheme="minorEastAsia" w:hAnsiTheme="minorHAnsi"/>
          <w:noProof/>
          <w:sz w:val="22"/>
        </w:rPr>
      </w:pPr>
      <w:hyperlink w:anchor="_Toc469555965" w:history="1">
        <w:r w:rsidR="005A0FFB" w:rsidRPr="000308ED">
          <w:rPr>
            <w:rStyle w:val="Hyperlink"/>
            <w:noProof/>
          </w:rPr>
          <w:t>Figure 11. SU4 Truck defined in AASHTO Manual for Bridge Evaluation.</w:t>
        </w:r>
        <w:r w:rsidR="005A0FFB">
          <w:rPr>
            <w:noProof/>
            <w:webHidden/>
          </w:rPr>
          <w:tab/>
        </w:r>
        <w:r w:rsidR="005A0FFB">
          <w:rPr>
            <w:noProof/>
            <w:webHidden/>
          </w:rPr>
          <w:fldChar w:fldCharType="begin"/>
        </w:r>
        <w:r w:rsidR="005A0FFB">
          <w:rPr>
            <w:noProof/>
            <w:webHidden/>
          </w:rPr>
          <w:instrText xml:space="preserve"> PAGEREF _Toc469555965 \h </w:instrText>
        </w:r>
        <w:r w:rsidR="005A0FFB">
          <w:rPr>
            <w:noProof/>
            <w:webHidden/>
          </w:rPr>
        </w:r>
        <w:r w:rsidR="005A0FFB">
          <w:rPr>
            <w:noProof/>
            <w:webHidden/>
          </w:rPr>
          <w:fldChar w:fldCharType="separate"/>
        </w:r>
        <w:r w:rsidR="005A0FFB">
          <w:rPr>
            <w:noProof/>
            <w:webHidden/>
          </w:rPr>
          <w:t>17</w:t>
        </w:r>
        <w:r w:rsidR="005A0FFB">
          <w:rPr>
            <w:noProof/>
            <w:webHidden/>
          </w:rPr>
          <w:fldChar w:fldCharType="end"/>
        </w:r>
      </w:hyperlink>
    </w:p>
    <w:p w14:paraId="139028BE" w14:textId="6A015441" w:rsidR="005A0FFB" w:rsidRDefault="005C186C">
      <w:pPr>
        <w:pStyle w:val="TableofFigures"/>
        <w:tabs>
          <w:tab w:val="right" w:leader="dot" w:pos="9350"/>
        </w:tabs>
        <w:rPr>
          <w:rFonts w:asciiTheme="minorHAnsi" w:eastAsiaTheme="minorEastAsia" w:hAnsiTheme="minorHAnsi"/>
          <w:noProof/>
          <w:sz w:val="22"/>
        </w:rPr>
      </w:pPr>
      <w:hyperlink w:anchor="_Toc469555966" w:history="1">
        <w:r w:rsidR="005A0FFB" w:rsidRPr="000308ED">
          <w:rPr>
            <w:rStyle w:val="Hyperlink"/>
            <w:noProof/>
          </w:rPr>
          <w:t>Figure 12. SU5 Truck defined in AASHTO Manual for Bridge Evaluation.</w:t>
        </w:r>
        <w:r w:rsidR="005A0FFB">
          <w:rPr>
            <w:noProof/>
            <w:webHidden/>
          </w:rPr>
          <w:tab/>
        </w:r>
        <w:r w:rsidR="005A0FFB">
          <w:rPr>
            <w:noProof/>
            <w:webHidden/>
          </w:rPr>
          <w:fldChar w:fldCharType="begin"/>
        </w:r>
        <w:r w:rsidR="005A0FFB">
          <w:rPr>
            <w:noProof/>
            <w:webHidden/>
          </w:rPr>
          <w:instrText xml:space="preserve"> PAGEREF _Toc469555966 \h </w:instrText>
        </w:r>
        <w:r w:rsidR="005A0FFB">
          <w:rPr>
            <w:noProof/>
            <w:webHidden/>
          </w:rPr>
        </w:r>
        <w:r w:rsidR="005A0FFB">
          <w:rPr>
            <w:noProof/>
            <w:webHidden/>
          </w:rPr>
          <w:fldChar w:fldCharType="separate"/>
        </w:r>
        <w:r w:rsidR="005A0FFB">
          <w:rPr>
            <w:noProof/>
            <w:webHidden/>
          </w:rPr>
          <w:t>17</w:t>
        </w:r>
        <w:r w:rsidR="005A0FFB">
          <w:rPr>
            <w:noProof/>
            <w:webHidden/>
          </w:rPr>
          <w:fldChar w:fldCharType="end"/>
        </w:r>
      </w:hyperlink>
    </w:p>
    <w:p w14:paraId="1C77BADF" w14:textId="7E61D34F" w:rsidR="005A0FFB" w:rsidRDefault="005C186C">
      <w:pPr>
        <w:pStyle w:val="TableofFigures"/>
        <w:tabs>
          <w:tab w:val="right" w:leader="dot" w:pos="9350"/>
        </w:tabs>
        <w:rPr>
          <w:rFonts w:asciiTheme="minorHAnsi" w:eastAsiaTheme="minorEastAsia" w:hAnsiTheme="minorHAnsi"/>
          <w:noProof/>
          <w:sz w:val="22"/>
        </w:rPr>
      </w:pPr>
      <w:hyperlink w:anchor="_Toc469555967" w:history="1">
        <w:r w:rsidR="005A0FFB" w:rsidRPr="000308ED">
          <w:rPr>
            <w:rStyle w:val="Hyperlink"/>
            <w:noProof/>
          </w:rPr>
          <w:t>Figure 13. SU6 Truck defined in AASHTO Manual for Bridge Evaluation.</w:t>
        </w:r>
        <w:r w:rsidR="005A0FFB">
          <w:rPr>
            <w:noProof/>
            <w:webHidden/>
          </w:rPr>
          <w:tab/>
        </w:r>
        <w:r w:rsidR="005A0FFB">
          <w:rPr>
            <w:noProof/>
            <w:webHidden/>
          </w:rPr>
          <w:fldChar w:fldCharType="begin"/>
        </w:r>
        <w:r w:rsidR="005A0FFB">
          <w:rPr>
            <w:noProof/>
            <w:webHidden/>
          </w:rPr>
          <w:instrText xml:space="preserve"> PAGEREF _Toc469555967 \h </w:instrText>
        </w:r>
        <w:r w:rsidR="005A0FFB">
          <w:rPr>
            <w:noProof/>
            <w:webHidden/>
          </w:rPr>
        </w:r>
        <w:r w:rsidR="005A0FFB">
          <w:rPr>
            <w:noProof/>
            <w:webHidden/>
          </w:rPr>
          <w:fldChar w:fldCharType="separate"/>
        </w:r>
        <w:r w:rsidR="005A0FFB">
          <w:rPr>
            <w:noProof/>
            <w:webHidden/>
          </w:rPr>
          <w:t>18</w:t>
        </w:r>
        <w:r w:rsidR="005A0FFB">
          <w:rPr>
            <w:noProof/>
            <w:webHidden/>
          </w:rPr>
          <w:fldChar w:fldCharType="end"/>
        </w:r>
      </w:hyperlink>
    </w:p>
    <w:p w14:paraId="3848B92E" w14:textId="391105CB" w:rsidR="005A0FFB" w:rsidRDefault="005C186C">
      <w:pPr>
        <w:pStyle w:val="TableofFigures"/>
        <w:tabs>
          <w:tab w:val="right" w:leader="dot" w:pos="9350"/>
        </w:tabs>
        <w:rPr>
          <w:rFonts w:asciiTheme="minorHAnsi" w:eastAsiaTheme="minorEastAsia" w:hAnsiTheme="minorHAnsi"/>
          <w:noProof/>
          <w:sz w:val="22"/>
        </w:rPr>
      </w:pPr>
      <w:hyperlink w:anchor="_Toc469555968" w:history="1">
        <w:r w:rsidR="005A0FFB" w:rsidRPr="000308ED">
          <w:rPr>
            <w:rStyle w:val="Hyperlink"/>
            <w:noProof/>
          </w:rPr>
          <w:t>Figure 14. SU7 Truck defined in AASHTO Manual for Bridge Evaluation.</w:t>
        </w:r>
        <w:r w:rsidR="005A0FFB">
          <w:rPr>
            <w:noProof/>
            <w:webHidden/>
          </w:rPr>
          <w:tab/>
        </w:r>
        <w:r w:rsidR="005A0FFB">
          <w:rPr>
            <w:noProof/>
            <w:webHidden/>
          </w:rPr>
          <w:fldChar w:fldCharType="begin"/>
        </w:r>
        <w:r w:rsidR="005A0FFB">
          <w:rPr>
            <w:noProof/>
            <w:webHidden/>
          </w:rPr>
          <w:instrText xml:space="preserve"> PAGEREF _Toc469555968 \h </w:instrText>
        </w:r>
        <w:r w:rsidR="005A0FFB">
          <w:rPr>
            <w:noProof/>
            <w:webHidden/>
          </w:rPr>
        </w:r>
        <w:r w:rsidR="005A0FFB">
          <w:rPr>
            <w:noProof/>
            <w:webHidden/>
          </w:rPr>
          <w:fldChar w:fldCharType="separate"/>
        </w:r>
        <w:r w:rsidR="005A0FFB">
          <w:rPr>
            <w:noProof/>
            <w:webHidden/>
          </w:rPr>
          <w:t>18</w:t>
        </w:r>
        <w:r w:rsidR="005A0FFB">
          <w:rPr>
            <w:noProof/>
            <w:webHidden/>
          </w:rPr>
          <w:fldChar w:fldCharType="end"/>
        </w:r>
      </w:hyperlink>
    </w:p>
    <w:p w14:paraId="58F4EE14" w14:textId="3E70F5A7" w:rsidR="005A0FFB" w:rsidRDefault="005C186C">
      <w:pPr>
        <w:pStyle w:val="TableofFigures"/>
        <w:tabs>
          <w:tab w:val="right" w:leader="dot" w:pos="9350"/>
        </w:tabs>
        <w:rPr>
          <w:rFonts w:asciiTheme="minorHAnsi" w:eastAsiaTheme="minorEastAsia" w:hAnsiTheme="minorHAnsi"/>
          <w:noProof/>
          <w:sz w:val="22"/>
        </w:rPr>
      </w:pPr>
      <w:hyperlink w:anchor="_Toc469555969" w:history="1">
        <w:r w:rsidR="005A0FFB" w:rsidRPr="000308ED">
          <w:rPr>
            <w:rStyle w:val="Hyperlink"/>
            <w:noProof/>
          </w:rPr>
          <w:t>Figure 15. Reference diagram for calculation of non-composite section properties.</w:t>
        </w:r>
        <w:r w:rsidR="005A0FFB">
          <w:rPr>
            <w:noProof/>
            <w:webHidden/>
          </w:rPr>
          <w:tab/>
        </w:r>
        <w:r w:rsidR="005A0FFB">
          <w:rPr>
            <w:noProof/>
            <w:webHidden/>
          </w:rPr>
          <w:fldChar w:fldCharType="begin"/>
        </w:r>
        <w:r w:rsidR="005A0FFB">
          <w:rPr>
            <w:noProof/>
            <w:webHidden/>
          </w:rPr>
          <w:instrText xml:space="preserve"> PAGEREF _Toc469555969 \h </w:instrText>
        </w:r>
        <w:r w:rsidR="005A0FFB">
          <w:rPr>
            <w:noProof/>
            <w:webHidden/>
          </w:rPr>
        </w:r>
        <w:r w:rsidR="005A0FFB">
          <w:rPr>
            <w:noProof/>
            <w:webHidden/>
          </w:rPr>
          <w:fldChar w:fldCharType="separate"/>
        </w:r>
        <w:r w:rsidR="005A0FFB">
          <w:rPr>
            <w:noProof/>
            <w:webHidden/>
          </w:rPr>
          <w:t>21</w:t>
        </w:r>
        <w:r w:rsidR="005A0FFB">
          <w:rPr>
            <w:noProof/>
            <w:webHidden/>
          </w:rPr>
          <w:fldChar w:fldCharType="end"/>
        </w:r>
      </w:hyperlink>
    </w:p>
    <w:p w14:paraId="475E6356" w14:textId="182CF50E" w:rsidR="005A0FFB" w:rsidRDefault="005C186C">
      <w:pPr>
        <w:pStyle w:val="TableofFigures"/>
        <w:tabs>
          <w:tab w:val="right" w:leader="dot" w:pos="9350"/>
        </w:tabs>
        <w:rPr>
          <w:rFonts w:asciiTheme="minorHAnsi" w:eastAsiaTheme="minorEastAsia" w:hAnsiTheme="minorHAnsi"/>
          <w:noProof/>
          <w:sz w:val="22"/>
        </w:rPr>
      </w:pPr>
      <w:hyperlink w:anchor="_Toc469555970" w:history="1">
        <w:r w:rsidR="005A0FFB" w:rsidRPr="000308ED">
          <w:rPr>
            <w:rStyle w:val="Hyperlink"/>
            <w:noProof/>
          </w:rPr>
          <w:t>Figure 16. Reference diagram for calculation of composite section properties.</w:t>
        </w:r>
        <w:r w:rsidR="005A0FFB">
          <w:rPr>
            <w:noProof/>
            <w:webHidden/>
          </w:rPr>
          <w:tab/>
        </w:r>
        <w:r w:rsidR="005A0FFB">
          <w:rPr>
            <w:noProof/>
            <w:webHidden/>
          </w:rPr>
          <w:fldChar w:fldCharType="begin"/>
        </w:r>
        <w:r w:rsidR="005A0FFB">
          <w:rPr>
            <w:noProof/>
            <w:webHidden/>
          </w:rPr>
          <w:instrText xml:space="preserve"> PAGEREF _Toc469555970 \h </w:instrText>
        </w:r>
        <w:r w:rsidR="005A0FFB">
          <w:rPr>
            <w:noProof/>
            <w:webHidden/>
          </w:rPr>
        </w:r>
        <w:r w:rsidR="005A0FFB">
          <w:rPr>
            <w:noProof/>
            <w:webHidden/>
          </w:rPr>
          <w:fldChar w:fldCharType="separate"/>
        </w:r>
        <w:r w:rsidR="005A0FFB">
          <w:rPr>
            <w:noProof/>
            <w:webHidden/>
          </w:rPr>
          <w:t>23</w:t>
        </w:r>
        <w:r w:rsidR="005A0FFB">
          <w:rPr>
            <w:noProof/>
            <w:webHidden/>
          </w:rPr>
          <w:fldChar w:fldCharType="end"/>
        </w:r>
      </w:hyperlink>
    </w:p>
    <w:p w14:paraId="0B15AD91" w14:textId="77721D39" w:rsidR="005A0FFB" w:rsidRDefault="005C186C">
      <w:pPr>
        <w:pStyle w:val="TableofFigures"/>
        <w:tabs>
          <w:tab w:val="right" w:leader="dot" w:pos="9350"/>
        </w:tabs>
        <w:rPr>
          <w:rFonts w:asciiTheme="minorHAnsi" w:eastAsiaTheme="minorEastAsia" w:hAnsiTheme="minorHAnsi"/>
          <w:noProof/>
          <w:sz w:val="22"/>
        </w:rPr>
      </w:pPr>
      <w:hyperlink w:anchor="_Toc469555971" w:history="1">
        <w:r w:rsidR="005A0FFB" w:rsidRPr="000308ED">
          <w:rPr>
            <w:rStyle w:val="Hyperlink"/>
            <w:noProof/>
          </w:rPr>
          <w:t>Figure 17. Reference diagram for calculation of long term and short term composite section moduli.</w:t>
        </w:r>
        <w:r w:rsidR="005A0FFB">
          <w:rPr>
            <w:noProof/>
            <w:webHidden/>
          </w:rPr>
          <w:tab/>
        </w:r>
        <w:r w:rsidR="005A0FFB">
          <w:rPr>
            <w:noProof/>
            <w:webHidden/>
          </w:rPr>
          <w:fldChar w:fldCharType="begin"/>
        </w:r>
        <w:r w:rsidR="005A0FFB">
          <w:rPr>
            <w:noProof/>
            <w:webHidden/>
          </w:rPr>
          <w:instrText xml:space="preserve"> PAGEREF _Toc469555971 \h </w:instrText>
        </w:r>
        <w:r w:rsidR="005A0FFB">
          <w:rPr>
            <w:noProof/>
            <w:webHidden/>
          </w:rPr>
        </w:r>
        <w:r w:rsidR="005A0FFB">
          <w:rPr>
            <w:noProof/>
            <w:webHidden/>
          </w:rPr>
          <w:fldChar w:fldCharType="separate"/>
        </w:r>
        <w:r w:rsidR="005A0FFB">
          <w:rPr>
            <w:noProof/>
            <w:webHidden/>
          </w:rPr>
          <w:t>26</w:t>
        </w:r>
        <w:r w:rsidR="005A0FFB">
          <w:rPr>
            <w:noProof/>
            <w:webHidden/>
          </w:rPr>
          <w:fldChar w:fldCharType="end"/>
        </w:r>
      </w:hyperlink>
    </w:p>
    <w:p w14:paraId="37BF09F4" w14:textId="1078A102" w:rsidR="00BB2D4A" w:rsidRPr="001E01CD" w:rsidRDefault="00BB2D4A" w:rsidP="00CC43C5">
      <w:pPr>
        <w:rPr>
          <w:rFonts w:eastAsia="Calibri" w:cs="Arial"/>
        </w:rPr>
      </w:pPr>
      <w:r w:rsidRPr="001E01CD">
        <w:rPr>
          <w:rFonts w:eastAsia="Calibri" w:cs="Arial"/>
        </w:rPr>
        <w:fldChar w:fldCharType="end"/>
      </w:r>
    </w:p>
    <w:p w14:paraId="36EDA943" w14:textId="77777777" w:rsidR="00BB2D4A" w:rsidRPr="001E01CD" w:rsidRDefault="00BB2D4A" w:rsidP="00CC43C5">
      <w:pPr>
        <w:rPr>
          <w:rFonts w:eastAsia="Times New Roman" w:cs="Arial"/>
          <w:b/>
          <w:caps/>
          <w:snapToGrid w:val="0"/>
          <w:szCs w:val="20"/>
        </w:rPr>
      </w:pPr>
      <w:r w:rsidRPr="001E01CD">
        <w:rPr>
          <w:rFonts w:eastAsia="Calibri" w:cs="Arial"/>
        </w:rPr>
        <w:br w:type="page"/>
      </w:r>
    </w:p>
    <w:p w14:paraId="56833E17" w14:textId="77777777" w:rsidR="00BB2D4A" w:rsidRPr="001E01CD" w:rsidRDefault="00BB2D4A" w:rsidP="00CC43C5">
      <w:pPr>
        <w:keepNext/>
        <w:keepLines/>
        <w:spacing w:before="240" w:after="0" w:line="240" w:lineRule="auto"/>
        <w:rPr>
          <w:rFonts w:eastAsia="Times New Roman" w:cs="Arial"/>
          <w:b/>
          <w:caps/>
          <w:snapToGrid w:val="0"/>
          <w:szCs w:val="20"/>
        </w:rPr>
      </w:pPr>
      <w:r w:rsidRPr="001E01CD">
        <w:rPr>
          <w:rFonts w:eastAsia="Times New Roman" w:cs="Arial"/>
          <w:b/>
          <w:caps/>
          <w:snapToGrid w:val="0"/>
          <w:szCs w:val="20"/>
        </w:rPr>
        <w:lastRenderedPageBreak/>
        <w:t>LIST of Tables</w:t>
      </w:r>
    </w:p>
    <w:p w14:paraId="2617DD8E" w14:textId="59DB7DE3" w:rsidR="005A0FFB" w:rsidRDefault="00BB2D4A">
      <w:pPr>
        <w:pStyle w:val="TableofFigures"/>
        <w:tabs>
          <w:tab w:val="right" w:leader="dot" w:pos="9350"/>
        </w:tabs>
        <w:rPr>
          <w:rFonts w:asciiTheme="minorHAnsi" w:eastAsiaTheme="minorEastAsia" w:hAnsiTheme="minorHAnsi"/>
          <w:noProof/>
          <w:sz w:val="22"/>
        </w:rPr>
      </w:pPr>
      <w:r w:rsidRPr="001E01CD">
        <w:rPr>
          <w:rFonts w:eastAsia="Calibri" w:cs="Arial"/>
        </w:rPr>
        <w:fldChar w:fldCharType="begin"/>
      </w:r>
      <w:r w:rsidRPr="001E01CD">
        <w:rPr>
          <w:rFonts w:eastAsia="Calibri" w:cs="Arial"/>
        </w:rPr>
        <w:instrText xml:space="preserve"> TOC \h \z \c "Table" </w:instrText>
      </w:r>
      <w:r w:rsidRPr="001E01CD">
        <w:rPr>
          <w:rFonts w:eastAsia="Calibri" w:cs="Arial"/>
        </w:rPr>
        <w:fldChar w:fldCharType="separate"/>
      </w:r>
      <w:hyperlink w:anchor="_Toc469555972" w:history="1">
        <w:r w:rsidR="005A0FFB" w:rsidRPr="00442E67">
          <w:rPr>
            <w:rStyle w:val="Hyperlink"/>
            <w:noProof/>
          </w:rPr>
          <w:t>Table 1. Error screening tasks for global geometry and component dimensions.</w:t>
        </w:r>
        <w:r w:rsidR="005A0FFB">
          <w:rPr>
            <w:noProof/>
            <w:webHidden/>
          </w:rPr>
          <w:tab/>
        </w:r>
        <w:r w:rsidR="005A0FFB">
          <w:rPr>
            <w:noProof/>
            <w:webHidden/>
          </w:rPr>
          <w:fldChar w:fldCharType="begin"/>
        </w:r>
        <w:r w:rsidR="005A0FFB">
          <w:rPr>
            <w:noProof/>
            <w:webHidden/>
          </w:rPr>
          <w:instrText xml:space="preserve"> PAGEREF _Toc469555972 \h </w:instrText>
        </w:r>
        <w:r w:rsidR="005A0FFB">
          <w:rPr>
            <w:noProof/>
            <w:webHidden/>
          </w:rPr>
        </w:r>
        <w:r w:rsidR="005A0FFB">
          <w:rPr>
            <w:noProof/>
            <w:webHidden/>
          </w:rPr>
          <w:fldChar w:fldCharType="separate"/>
        </w:r>
        <w:r w:rsidR="005A0FFB">
          <w:rPr>
            <w:noProof/>
            <w:webHidden/>
          </w:rPr>
          <w:t>8</w:t>
        </w:r>
        <w:r w:rsidR="005A0FFB">
          <w:rPr>
            <w:noProof/>
            <w:webHidden/>
          </w:rPr>
          <w:fldChar w:fldCharType="end"/>
        </w:r>
      </w:hyperlink>
    </w:p>
    <w:p w14:paraId="7C9B5C2F" w14:textId="52CCC3B9" w:rsidR="005A0FFB" w:rsidRDefault="005C186C">
      <w:pPr>
        <w:pStyle w:val="TableofFigures"/>
        <w:tabs>
          <w:tab w:val="right" w:leader="dot" w:pos="9350"/>
        </w:tabs>
        <w:rPr>
          <w:rFonts w:asciiTheme="minorHAnsi" w:eastAsiaTheme="minorEastAsia" w:hAnsiTheme="minorHAnsi"/>
          <w:noProof/>
          <w:sz w:val="22"/>
        </w:rPr>
      </w:pPr>
      <w:hyperlink w:anchor="_Toc469555973" w:history="1">
        <w:r w:rsidR="005A0FFB" w:rsidRPr="00442E67">
          <w:rPr>
            <w:rStyle w:val="Hyperlink"/>
            <w:noProof/>
          </w:rPr>
          <w:t>Table 2. Error screening tasks for modeling.</w:t>
        </w:r>
        <w:r w:rsidR="005A0FFB">
          <w:rPr>
            <w:noProof/>
            <w:webHidden/>
          </w:rPr>
          <w:tab/>
        </w:r>
        <w:r w:rsidR="005A0FFB">
          <w:rPr>
            <w:noProof/>
            <w:webHidden/>
          </w:rPr>
          <w:fldChar w:fldCharType="begin"/>
        </w:r>
        <w:r w:rsidR="005A0FFB">
          <w:rPr>
            <w:noProof/>
            <w:webHidden/>
          </w:rPr>
          <w:instrText xml:space="preserve"> PAGEREF _Toc469555973 \h </w:instrText>
        </w:r>
        <w:r w:rsidR="005A0FFB">
          <w:rPr>
            <w:noProof/>
            <w:webHidden/>
          </w:rPr>
        </w:r>
        <w:r w:rsidR="005A0FFB">
          <w:rPr>
            <w:noProof/>
            <w:webHidden/>
          </w:rPr>
          <w:fldChar w:fldCharType="separate"/>
        </w:r>
        <w:r w:rsidR="005A0FFB">
          <w:rPr>
            <w:noProof/>
            <w:webHidden/>
          </w:rPr>
          <w:t>9</w:t>
        </w:r>
        <w:r w:rsidR="005A0FFB">
          <w:rPr>
            <w:noProof/>
            <w:webHidden/>
          </w:rPr>
          <w:fldChar w:fldCharType="end"/>
        </w:r>
      </w:hyperlink>
    </w:p>
    <w:p w14:paraId="6F2C81D7" w14:textId="1F6F5D16" w:rsidR="005A0FFB" w:rsidRDefault="005C186C">
      <w:pPr>
        <w:pStyle w:val="TableofFigures"/>
        <w:tabs>
          <w:tab w:val="right" w:leader="dot" w:pos="9350"/>
        </w:tabs>
        <w:rPr>
          <w:rFonts w:asciiTheme="minorHAnsi" w:eastAsiaTheme="minorEastAsia" w:hAnsiTheme="minorHAnsi"/>
          <w:noProof/>
          <w:sz w:val="22"/>
        </w:rPr>
      </w:pPr>
      <w:hyperlink w:anchor="_Toc469555974" w:history="1">
        <w:r w:rsidR="005A0FFB" w:rsidRPr="00442E67">
          <w:rPr>
            <w:rStyle w:val="Hyperlink"/>
            <w:noProof/>
          </w:rPr>
          <w:t>Table 3. Component states for initial dead load.</w:t>
        </w:r>
        <w:r w:rsidR="005A0FFB">
          <w:rPr>
            <w:noProof/>
            <w:webHidden/>
          </w:rPr>
          <w:tab/>
        </w:r>
        <w:r w:rsidR="005A0FFB">
          <w:rPr>
            <w:noProof/>
            <w:webHidden/>
          </w:rPr>
          <w:fldChar w:fldCharType="begin"/>
        </w:r>
        <w:r w:rsidR="005A0FFB">
          <w:rPr>
            <w:noProof/>
            <w:webHidden/>
          </w:rPr>
          <w:instrText xml:space="preserve"> PAGEREF _Toc469555974 \h </w:instrText>
        </w:r>
        <w:r w:rsidR="005A0FFB">
          <w:rPr>
            <w:noProof/>
            <w:webHidden/>
          </w:rPr>
        </w:r>
        <w:r w:rsidR="005A0FFB">
          <w:rPr>
            <w:noProof/>
            <w:webHidden/>
          </w:rPr>
          <w:fldChar w:fldCharType="separate"/>
        </w:r>
        <w:r w:rsidR="005A0FFB">
          <w:rPr>
            <w:noProof/>
            <w:webHidden/>
          </w:rPr>
          <w:t>10</w:t>
        </w:r>
        <w:r w:rsidR="005A0FFB">
          <w:rPr>
            <w:noProof/>
            <w:webHidden/>
          </w:rPr>
          <w:fldChar w:fldCharType="end"/>
        </w:r>
      </w:hyperlink>
    </w:p>
    <w:p w14:paraId="197DFE3C" w14:textId="797D2094" w:rsidR="005A0FFB" w:rsidRDefault="005C186C">
      <w:pPr>
        <w:pStyle w:val="TableofFigures"/>
        <w:tabs>
          <w:tab w:val="right" w:leader="dot" w:pos="9350"/>
        </w:tabs>
        <w:rPr>
          <w:rFonts w:asciiTheme="minorHAnsi" w:eastAsiaTheme="minorEastAsia" w:hAnsiTheme="minorHAnsi"/>
          <w:noProof/>
          <w:sz w:val="22"/>
        </w:rPr>
      </w:pPr>
      <w:hyperlink w:anchor="_Toc469555975" w:history="1">
        <w:r w:rsidR="005A0FFB" w:rsidRPr="00442E67">
          <w:rPr>
            <w:rStyle w:val="Hyperlink"/>
            <w:noProof/>
          </w:rPr>
          <w:t>Table 4. Component states for superimposed dead load.</w:t>
        </w:r>
        <w:r w:rsidR="005A0FFB">
          <w:rPr>
            <w:noProof/>
            <w:webHidden/>
          </w:rPr>
          <w:tab/>
        </w:r>
        <w:r w:rsidR="005A0FFB">
          <w:rPr>
            <w:noProof/>
            <w:webHidden/>
          </w:rPr>
          <w:fldChar w:fldCharType="begin"/>
        </w:r>
        <w:r w:rsidR="005A0FFB">
          <w:rPr>
            <w:noProof/>
            <w:webHidden/>
          </w:rPr>
          <w:instrText xml:space="preserve"> PAGEREF _Toc469555975 \h </w:instrText>
        </w:r>
        <w:r w:rsidR="005A0FFB">
          <w:rPr>
            <w:noProof/>
            <w:webHidden/>
          </w:rPr>
        </w:r>
        <w:r w:rsidR="005A0FFB">
          <w:rPr>
            <w:noProof/>
            <w:webHidden/>
          </w:rPr>
          <w:fldChar w:fldCharType="separate"/>
        </w:r>
        <w:r w:rsidR="005A0FFB">
          <w:rPr>
            <w:noProof/>
            <w:webHidden/>
          </w:rPr>
          <w:t>11</w:t>
        </w:r>
        <w:r w:rsidR="005A0FFB">
          <w:rPr>
            <w:noProof/>
            <w:webHidden/>
          </w:rPr>
          <w:fldChar w:fldCharType="end"/>
        </w:r>
      </w:hyperlink>
    </w:p>
    <w:p w14:paraId="118EF148" w14:textId="4289D07D" w:rsidR="005A0FFB" w:rsidRDefault="005C186C">
      <w:pPr>
        <w:pStyle w:val="TableofFigures"/>
        <w:tabs>
          <w:tab w:val="right" w:leader="dot" w:pos="9350"/>
        </w:tabs>
        <w:rPr>
          <w:rFonts w:asciiTheme="minorHAnsi" w:eastAsiaTheme="minorEastAsia" w:hAnsiTheme="minorHAnsi"/>
          <w:noProof/>
          <w:sz w:val="22"/>
        </w:rPr>
      </w:pPr>
      <w:hyperlink w:anchor="_Toc469555976" w:history="1">
        <w:r w:rsidR="005A0FFB" w:rsidRPr="00442E67">
          <w:rPr>
            <w:rStyle w:val="Hyperlink"/>
            <w:noProof/>
          </w:rPr>
          <w:t>Table 5. Component states for dead load of wearing surface.</w:t>
        </w:r>
        <w:r w:rsidR="005A0FFB">
          <w:rPr>
            <w:noProof/>
            <w:webHidden/>
          </w:rPr>
          <w:tab/>
        </w:r>
        <w:r w:rsidR="005A0FFB">
          <w:rPr>
            <w:noProof/>
            <w:webHidden/>
          </w:rPr>
          <w:fldChar w:fldCharType="begin"/>
        </w:r>
        <w:r w:rsidR="005A0FFB">
          <w:rPr>
            <w:noProof/>
            <w:webHidden/>
          </w:rPr>
          <w:instrText xml:space="preserve"> PAGEREF _Toc469555976 \h </w:instrText>
        </w:r>
        <w:r w:rsidR="005A0FFB">
          <w:rPr>
            <w:noProof/>
            <w:webHidden/>
          </w:rPr>
        </w:r>
        <w:r w:rsidR="005A0FFB">
          <w:rPr>
            <w:noProof/>
            <w:webHidden/>
          </w:rPr>
          <w:fldChar w:fldCharType="separate"/>
        </w:r>
        <w:r w:rsidR="005A0FFB">
          <w:rPr>
            <w:noProof/>
            <w:webHidden/>
          </w:rPr>
          <w:t>11</w:t>
        </w:r>
        <w:r w:rsidR="005A0FFB">
          <w:rPr>
            <w:noProof/>
            <w:webHidden/>
          </w:rPr>
          <w:fldChar w:fldCharType="end"/>
        </w:r>
      </w:hyperlink>
    </w:p>
    <w:p w14:paraId="33CB1473" w14:textId="4E2F854C" w:rsidR="005A0FFB" w:rsidRDefault="005C186C">
      <w:pPr>
        <w:pStyle w:val="TableofFigures"/>
        <w:tabs>
          <w:tab w:val="right" w:leader="dot" w:pos="9350"/>
        </w:tabs>
        <w:rPr>
          <w:rFonts w:asciiTheme="minorHAnsi" w:eastAsiaTheme="minorEastAsia" w:hAnsiTheme="minorHAnsi"/>
          <w:noProof/>
          <w:sz w:val="22"/>
        </w:rPr>
      </w:pPr>
      <w:hyperlink w:anchor="_Toc469555977" w:history="1">
        <w:r w:rsidR="005A0FFB" w:rsidRPr="00442E67">
          <w:rPr>
            <w:rStyle w:val="Hyperlink"/>
            <w:noProof/>
          </w:rPr>
          <w:t>Table 6. Multiple Presence Factors (m) taken from AASHTO LRFD Bridge Design Specifications, Table 3.6.1.1.2-1.</w:t>
        </w:r>
        <w:r w:rsidR="005A0FFB">
          <w:rPr>
            <w:noProof/>
            <w:webHidden/>
          </w:rPr>
          <w:tab/>
        </w:r>
        <w:r w:rsidR="005A0FFB">
          <w:rPr>
            <w:noProof/>
            <w:webHidden/>
          </w:rPr>
          <w:fldChar w:fldCharType="begin"/>
        </w:r>
        <w:r w:rsidR="005A0FFB">
          <w:rPr>
            <w:noProof/>
            <w:webHidden/>
          </w:rPr>
          <w:instrText xml:space="preserve"> PAGEREF _Toc469555977 \h </w:instrText>
        </w:r>
        <w:r w:rsidR="005A0FFB">
          <w:rPr>
            <w:noProof/>
            <w:webHidden/>
          </w:rPr>
        </w:r>
        <w:r w:rsidR="005A0FFB">
          <w:rPr>
            <w:noProof/>
            <w:webHidden/>
          </w:rPr>
          <w:fldChar w:fldCharType="separate"/>
        </w:r>
        <w:r w:rsidR="005A0FFB">
          <w:rPr>
            <w:noProof/>
            <w:webHidden/>
          </w:rPr>
          <w:t>13</w:t>
        </w:r>
        <w:r w:rsidR="005A0FFB">
          <w:rPr>
            <w:noProof/>
            <w:webHidden/>
          </w:rPr>
          <w:fldChar w:fldCharType="end"/>
        </w:r>
      </w:hyperlink>
    </w:p>
    <w:p w14:paraId="10DC4996" w14:textId="176A3952" w:rsidR="005A0FFB" w:rsidRDefault="005C186C">
      <w:pPr>
        <w:pStyle w:val="TableofFigures"/>
        <w:tabs>
          <w:tab w:val="right" w:leader="dot" w:pos="9350"/>
        </w:tabs>
        <w:rPr>
          <w:rFonts w:asciiTheme="minorHAnsi" w:eastAsiaTheme="minorEastAsia" w:hAnsiTheme="minorHAnsi"/>
          <w:noProof/>
          <w:sz w:val="22"/>
        </w:rPr>
      </w:pPr>
      <w:hyperlink w:anchor="_Toc469555978" w:history="1">
        <w:r w:rsidR="005A0FFB" w:rsidRPr="00442E67">
          <w:rPr>
            <w:rStyle w:val="Hyperlink"/>
            <w:noProof/>
          </w:rPr>
          <w:t>Table 7. Modular ratio for transformation of short term and long term composite section</w:t>
        </w:r>
        <w:r w:rsidR="005A0FFB">
          <w:rPr>
            <w:noProof/>
            <w:webHidden/>
          </w:rPr>
          <w:tab/>
        </w:r>
        <w:r w:rsidR="005A0FFB">
          <w:rPr>
            <w:noProof/>
            <w:webHidden/>
          </w:rPr>
          <w:fldChar w:fldCharType="begin"/>
        </w:r>
        <w:r w:rsidR="005A0FFB">
          <w:rPr>
            <w:noProof/>
            <w:webHidden/>
          </w:rPr>
          <w:instrText xml:space="preserve"> PAGEREF _Toc469555978 \h </w:instrText>
        </w:r>
        <w:r w:rsidR="005A0FFB">
          <w:rPr>
            <w:noProof/>
            <w:webHidden/>
          </w:rPr>
        </w:r>
        <w:r w:rsidR="005A0FFB">
          <w:rPr>
            <w:noProof/>
            <w:webHidden/>
          </w:rPr>
          <w:fldChar w:fldCharType="separate"/>
        </w:r>
        <w:r w:rsidR="005A0FFB">
          <w:rPr>
            <w:noProof/>
            <w:webHidden/>
          </w:rPr>
          <w:t>23</w:t>
        </w:r>
        <w:r w:rsidR="005A0FFB">
          <w:rPr>
            <w:noProof/>
            <w:webHidden/>
          </w:rPr>
          <w:fldChar w:fldCharType="end"/>
        </w:r>
      </w:hyperlink>
    </w:p>
    <w:p w14:paraId="6DFFAFBE" w14:textId="5334E72D" w:rsidR="005A0FFB" w:rsidRDefault="005C186C">
      <w:pPr>
        <w:pStyle w:val="TableofFigures"/>
        <w:tabs>
          <w:tab w:val="right" w:leader="dot" w:pos="9350"/>
        </w:tabs>
        <w:rPr>
          <w:rFonts w:asciiTheme="minorHAnsi" w:eastAsiaTheme="minorEastAsia" w:hAnsiTheme="minorHAnsi"/>
          <w:noProof/>
          <w:sz w:val="22"/>
        </w:rPr>
      </w:pPr>
      <w:hyperlink w:anchor="_Toc469555979" w:history="1">
        <w:r w:rsidR="005A0FFB" w:rsidRPr="00442E67">
          <w:rPr>
            <w:rStyle w:val="Hyperlink"/>
            <w:noProof/>
          </w:rPr>
          <w:t>Table 8. Compact requirements for composite sections in positive flexure.</w:t>
        </w:r>
        <w:r w:rsidR="005A0FFB">
          <w:rPr>
            <w:noProof/>
            <w:webHidden/>
          </w:rPr>
          <w:tab/>
        </w:r>
        <w:r w:rsidR="005A0FFB">
          <w:rPr>
            <w:noProof/>
            <w:webHidden/>
          </w:rPr>
          <w:fldChar w:fldCharType="begin"/>
        </w:r>
        <w:r w:rsidR="005A0FFB">
          <w:rPr>
            <w:noProof/>
            <w:webHidden/>
          </w:rPr>
          <w:instrText xml:space="preserve"> PAGEREF _Toc469555979 \h </w:instrText>
        </w:r>
        <w:r w:rsidR="005A0FFB">
          <w:rPr>
            <w:noProof/>
            <w:webHidden/>
          </w:rPr>
        </w:r>
        <w:r w:rsidR="005A0FFB">
          <w:rPr>
            <w:noProof/>
            <w:webHidden/>
          </w:rPr>
          <w:fldChar w:fldCharType="separate"/>
        </w:r>
        <w:r w:rsidR="005A0FFB">
          <w:rPr>
            <w:noProof/>
            <w:webHidden/>
          </w:rPr>
          <w:t>27</w:t>
        </w:r>
        <w:r w:rsidR="005A0FFB">
          <w:rPr>
            <w:noProof/>
            <w:webHidden/>
          </w:rPr>
          <w:fldChar w:fldCharType="end"/>
        </w:r>
      </w:hyperlink>
    </w:p>
    <w:p w14:paraId="05060B55" w14:textId="5806A56F" w:rsidR="005A0FFB" w:rsidRDefault="005C186C">
      <w:pPr>
        <w:pStyle w:val="TableofFigures"/>
        <w:tabs>
          <w:tab w:val="right" w:leader="dot" w:pos="9350"/>
        </w:tabs>
        <w:rPr>
          <w:rFonts w:asciiTheme="minorHAnsi" w:eastAsiaTheme="minorEastAsia" w:hAnsiTheme="minorHAnsi"/>
          <w:noProof/>
          <w:sz w:val="22"/>
        </w:rPr>
      </w:pPr>
      <w:hyperlink w:anchor="_Toc469555980" w:history="1">
        <w:r w:rsidR="005A0FFB" w:rsidRPr="00442E67">
          <w:rPr>
            <w:rStyle w:val="Hyperlink"/>
            <w:noProof/>
          </w:rPr>
          <w:t>Table 9. Compression flange slenderness ratios for flange lateral buckling resistance of non-composite sections in negative flexure.</w:t>
        </w:r>
        <w:r w:rsidR="005A0FFB">
          <w:rPr>
            <w:noProof/>
            <w:webHidden/>
          </w:rPr>
          <w:tab/>
        </w:r>
        <w:r w:rsidR="005A0FFB">
          <w:rPr>
            <w:noProof/>
            <w:webHidden/>
          </w:rPr>
          <w:fldChar w:fldCharType="begin"/>
        </w:r>
        <w:r w:rsidR="005A0FFB">
          <w:rPr>
            <w:noProof/>
            <w:webHidden/>
          </w:rPr>
          <w:instrText xml:space="preserve"> PAGEREF _Toc469555980 \h </w:instrText>
        </w:r>
        <w:r w:rsidR="005A0FFB">
          <w:rPr>
            <w:noProof/>
            <w:webHidden/>
          </w:rPr>
        </w:r>
        <w:r w:rsidR="005A0FFB">
          <w:rPr>
            <w:noProof/>
            <w:webHidden/>
          </w:rPr>
          <w:fldChar w:fldCharType="separate"/>
        </w:r>
        <w:r w:rsidR="005A0FFB">
          <w:rPr>
            <w:noProof/>
            <w:webHidden/>
          </w:rPr>
          <w:t>31</w:t>
        </w:r>
        <w:r w:rsidR="005A0FFB">
          <w:rPr>
            <w:noProof/>
            <w:webHidden/>
          </w:rPr>
          <w:fldChar w:fldCharType="end"/>
        </w:r>
      </w:hyperlink>
    </w:p>
    <w:p w14:paraId="53ED605E" w14:textId="5BD64820" w:rsidR="005A0FFB" w:rsidRDefault="005C186C">
      <w:pPr>
        <w:pStyle w:val="TableofFigures"/>
        <w:tabs>
          <w:tab w:val="right" w:leader="dot" w:pos="9350"/>
        </w:tabs>
        <w:rPr>
          <w:rFonts w:asciiTheme="minorHAnsi" w:eastAsiaTheme="minorEastAsia" w:hAnsiTheme="minorHAnsi"/>
          <w:noProof/>
          <w:sz w:val="22"/>
        </w:rPr>
      </w:pPr>
      <w:hyperlink w:anchor="_Toc469555981" w:history="1">
        <w:r w:rsidR="005A0FFB" w:rsidRPr="00442E67">
          <w:rPr>
            <w:rStyle w:val="Hyperlink"/>
            <w:noProof/>
          </w:rPr>
          <w:t>Table 10. Limits of unbraced length for the compression flange lateral torsional buckling resistance of non-composite sections in negative flexure.</w:t>
        </w:r>
        <w:r w:rsidR="005A0FFB">
          <w:rPr>
            <w:noProof/>
            <w:webHidden/>
          </w:rPr>
          <w:tab/>
        </w:r>
        <w:r w:rsidR="005A0FFB">
          <w:rPr>
            <w:noProof/>
            <w:webHidden/>
          </w:rPr>
          <w:fldChar w:fldCharType="begin"/>
        </w:r>
        <w:r w:rsidR="005A0FFB">
          <w:rPr>
            <w:noProof/>
            <w:webHidden/>
          </w:rPr>
          <w:instrText xml:space="preserve"> PAGEREF _Toc469555981 \h </w:instrText>
        </w:r>
        <w:r w:rsidR="005A0FFB">
          <w:rPr>
            <w:noProof/>
            <w:webHidden/>
          </w:rPr>
        </w:r>
        <w:r w:rsidR="005A0FFB">
          <w:rPr>
            <w:noProof/>
            <w:webHidden/>
          </w:rPr>
          <w:fldChar w:fldCharType="separate"/>
        </w:r>
        <w:r w:rsidR="005A0FFB">
          <w:rPr>
            <w:noProof/>
            <w:webHidden/>
          </w:rPr>
          <w:t>32</w:t>
        </w:r>
        <w:r w:rsidR="005A0FFB">
          <w:rPr>
            <w:noProof/>
            <w:webHidden/>
          </w:rPr>
          <w:fldChar w:fldCharType="end"/>
        </w:r>
      </w:hyperlink>
    </w:p>
    <w:p w14:paraId="5496E198" w14:textId="6C85DD66" w:rsidR="005A0FFB" w:rsidRDefault="005C186C">
      <w:pPr>
        <w:pStyle w:val="TableofFigures"/>
        <w:tabs>
          <w:tab w:val="right" w:leader="dot" w:pos="9350"/>
        </w:tabs>
        <w:rPr>
          <w:rFonts w:asciiTheme="minorHAnsi" w:eastAsiaTheme="minorEastAsia" w:hAnsiTheme="minorHAnsi"/>
          <w:noProof/>
          <w:sz w:val="22"/>
        </w:rPr>
      </w:pPr>
      <w:hyperlink w:anchor="_Toc469555982" w:history="1">
        <w:r w:rsidR="005A0FFB" w:rsidRPr="00442E67">
          <w:rPr>
            <w:rStyle w:val="Hyperlink"/>
            <w:noProof/>
          </w:rPr>
          <w:t>Table 11. Condition Factors.</w:t>
        </w:r>
        <w:r w:rsidR="005A0FFB">
          <w:rPr>
            <w:noProof/>
            <w:webHidden/>
          </w:rPr>
          <w:tab/>
        </w:r>
        <w:r w:rsidR="005A0FFB">
          <w:rPr>
            <w:noProof/>
            <w:webHidden/>
          </w:rPr>
          <w:fldChar w:fldCharType="begin"/>
        </w:r>
        <w:r w:rsidR="005A0FFB">
          <w:rPr>
            <w:noProof/>
            <w:webHidden/>
          </w:rPr>
          <w:instrText xml:space="preserve"> PAGEREF _Toc469555982 \h </w:instrText>
        </w:r>
        <w:r w:rsidR="005A0FFB">
          <w:rPr>
            <w:noProof/>
            <w:webHidden/>
          </w:rPr>
        </w:r>
        <w:r w:rsidR="005A0FFB">
          <w:rPr>
            <w:noProof/>
            <w:webHidden/>
          </w:rPr>
          <w:fldChar w:fldCharType="separate"/>
        </w:r>
        <w:r w:rsidR="005A0FFB">
          <w:rPr>
            <w:noProof/>
            <w:webHidden/>
          </w:rPr>
          <w:t>37</w:t>
        </w:r>
        <w:r w:rsidR="005A0FFB">
          <w:rPr>
            <w:noProof/>
            <w:webHidden/>
          </w:rPr>
          <w:fldChar w:fldCharType="end"/>
        </w:r>
      </w:hyperlink>
    </w:p>
    <w:p w14:paraId="3B597031" w14:textId="64A56002" w:rsidR="005A0FFB" w:rsidRDefault="005C186C">
      <w:pPr>
        <w:pStyle w:val="TableofFigures"/>
        <w:tabs>
          <w:tab w:val="right" w:leader="dot" w:pos="9350"/>
        </w:tabs>
        <w:rPr>
          <w:rFonts w:asciiTheme="minorHAnsi" w:eastAsiaTheme="minorEastAsia" w:hAnsiTheme="minorHAnsi"/>
          <w:noProof/>
          <w:sz w:val="22"/>
        </w:rPr>
      </w:pPr>
      <w:hyperlink w:anchor="_Toc469555983" w:history="1">
        <w:r w:rsidR="005A0FFB" w:rsidRPr="00442E67">
          <w:rPr>
            <w:rStyle w:val="Hyperlink"/>
            <w:noProof/>
          </w:rPr>
          <w:t>Table 12. System Factors.</w:t>
        </w:r>
        <w:r w:rsidR="005A0FFB">
          <w:rPr>
            <w:noProof/>
            <w:webHidden/>
          </w:rPr>
          <w:tab/>
        </w:r>
        <w:r w:rsidR="005A0FFB">
          <w:rPr>
            <w:noProof/>
            <w:webHidden/>
          </w:rPr>
          <w:fldChar w:fldCharType="begin"/>
        </w:r>
        <w:r w:rsidR="005A0FFB">
          <w:rPr>
            <w:noProof/>
            <w:webHidden/>
          </w:rPr>
          <w:instrText xml:space="preserve"> PAGEREF _Toc469555983 \h </w:instrText>
        </w:r>
        <w:r w:rsidR="005A0FFB">
          <w:rPr>
            <w:noProof/>
            <w:webHidden/>
          </w:rPr>
        </w:r>
        <w:r w:rsidR="005A0FFB">
          <w:rPr>
            <w:noProof/>
            <w:webHidden/>
          </w:rPr>
          <w:fldChar w:fldCharType="separate"/>
        </w:r>
        <w:r w:rsidR="005A0FFB">
          <w:rPr>
            <w:noProof/>
            <w:webHidden/>
          </w:rPr>
          <w:t>37</w:t>
        </w:r>
        <w:r w:rsidR="005A0FFB">
          <w:rPr>
            <w:noProof/>
            <w:webHidden/>
          </w:rPr>
          <w:fldChar w:fldCharType="end"/>
        </w:r>
      </w:hyperlink>
    </w:p>
    <w:p w14:paraId="7131D7D2" w14:textId="04120FC6" w:rsidR="005A0FFB" w:rsidRDefault="005C186C">
      <w:pPr>
        <w:pStyle w:val="TableofFigures"/>
        <w:tabs>
          <w:tab w:val="right" w:leader="dot" w:pos="9350"/>
        </w:tabs>
        <w:rPr>
          <w:rFonts w:asciiTheme="minorHAnsi" w:eastAsiaTheme="minorEastAsia" w:hAnsiTheme="minorHAnsi"/>
          <w:noProof/>
          <w:sz w:val="22"/>
        </w:rPr>
      </w:pPr>
      <w:hyperlink w:anchor="_Toc469555984" w:history="1">
        <w:r w:rsidR="005A0FFB" w:rsidRPr="00442E67">
          <w:rPr>
            <w:rStyle w:val="Hyperlink"/>
            <w:noProof/>
          </w:rPr>
          <w:t>Table 13. Values of resistance used for load rating.</w:t>
        </w:r>
        <w:r w:rsidR="005A0FFB">
          <w:rPr>
            <w:noProof/>
            <w:webHidden/>
          </w:rPr>
          <w:tab/>
        </w:r>
        <w:r w:rsidR="005A0FFB">
          <w:rPr>
            <w:noProof/>
            <w:webHidden/>
          </w:rPr>
          <w:fldChar w:fldCharType="begin"/>
        </w:r>
        <w:r w:rsidR="005A0FFB">
          <w:rPr>
            <w:noProof/>
            <w:webHidden/>
          </w:rPr>
          <w:instrText xml:space="preserve"> PAGEREF _Toc469555984 \h </w:instrText>
        </w:r>
        <w:r w:rsidR="005A0FFB">
          <w:rPr>
            <w:noProof/>
            <w:webHidden/>
          </w:rPr>
        </w:r>
        <w:r w:rsidR="005A0FFB">
          <w:rPr>
            <w:noProof/>
            <w:webHidden/>
          </w:rPr>
          <w:fldChar w:fldCharType="separate"/>
        </w:r>
        <w:r w:rsidR="005A0FFB">
          <w:rPr>
            <w:noProof/>
            <w:webHidden/>
          </w:rPr>
          <w:t>38</w:t>
        </w:r>
        <w:r w:rsidR="005A0FFB">
          <w:rPr>
            <w:noProof/>
            <w:webHidden/>
          </w:rPr>
          <w:fldChar w:fldCharType="end"/>
        </w:r>
      </w:hyperlink>
    </w:p>
    <w:p w14:paraId="20319332" w14:textId="1C12581D" w:rsidR="005A0FFB" w:rsidRDefault="005C186C">
      <w:pPr>
        <w:pStyle w:val="TableofFigures"/>
        <w:tabs>
          <w:tab w:val="right" w:leader="dot" w:pos="9350"/>
        </w:tabs>
        <w:rPr>
          <w:rFonts w:asciiTheme="minorHAnsi" w:eastAsiaTheme="minorEastAsia" w:hAnsiTheme="minorHAnsi"/>
          <w:noProof/>
          <w:sz w:val="22"/>
        </w:rPr>
      </w:pPr>
      <w:hyperlink w:anchor="_Toc469555985" w:history="1">
        <w:r w:rsidR="005A0FFB" w:rsidRPr="00442E67">
          <w:rPr>
            <w:rStyle w:val="Hyperlink"/>
            <w:noProof/>
          </w:rPr>
          <w:t>Table 14. Load and resistance factors for load rating.</w:t>
        </w:r>
        <w:r w:rsidR="005A0FFB">
          <w:rPr>
            <w:noProof/>
            <w:webHidden/>
          </w:rPr>
          <w:tab/>
        </w:r>
        <w:r w:rsidR="005A0FFB">
          <w:rPr>
            <w:noProof/>
            <w:webHidden/>
          </w:rPr>
          <w:fldChar w:fldCharType="begin"/>
        </w:r>
        <w:r w:rsidR="005A0FFB">
          <w:rPr>
            <w:noProof/>
            <w:webHidden/>
          </w:rPr>
          <w:instrText xml:space="preserve"> PAGEREF _Toc469555985 \h </w:instrText>
        </w:r>
        <w:r w:rsidR="005A0FFB">
          <w:rPr>
            <w:noProof/>
            <w:webHidden/>
          </w:rPr>
        </w:r>
        <w:r w:rsidR="005A0FFB">
          <w:rPr>
            <w:noProof/>
            <w:webHidden/>
          </w:rPr>
          <w:fldChar w:fldCharType="separate"/>
        </w:r>
        <w:r w:rsidR="005A0FFB">
          <w:rPr>
            <w:noProof/>
            <w:webHidden/>
          </w:rPr>
          <w:t>39</w:t>
        </w:r>
        <w:r w:rsidR="005A0FFB">
          <w:rPr>
            <w:noProof/>
            <w:webHidden/>
          </w:rPr>
          <w:fldChar w:fldCharType="end"/>
        </w:r>
      </w:hyperlink>
    </w:p>
    <w:p w14:paraId="4BB80CA4" w14:textId="0C514D87" w:rsidR="00BB2D4A" w:rsidRPr="001E01CD" w:rsidRDefault="00BB2D4A" w:rsidP="00CC43C5">
      <w:pPr>
        <w:rPr>
          <w:rFonts w:eastAsia="Calibri" w:cs="Times New Roman"/>
        </w:rPr>
      </w:pPr>
      <w:r w:rsidRPr="001E01CD">
        <w:rPr>
          <w:rFonts w:eastAsia="Calibri" w:cs="Arial"/>
        </w:rPr>
        <w:fldChar w:fldCharType="end"/>
      </w:r>
    </w:p>
    <w:p w14:paraId="6EC9CE6F" w14:textId="77777777" w:rsidR="00BB2D4A" w:rsidRPr="001E01CD" w:rsidRDefault="00BB2D4A" w:rsidP="00CC43C5">
      <w:pPr>
        <w:rPr>
          <w:rFonts w:eastAsia="Calibri" w:cs="Times New Roman"/>
        </w:rPr>
        <w:sectPr w:rsidR="00BB2D4A" w:rsidRPr="001E01CD" w:rsidSect="0016594C">
          <w:footerReference w:type="default" r:id="rId12"/>
          <w:pgSz w:w="12240" w:h="15840"/>
          <w:pgMar w:top="1440" w:right="1440" w:bottom="1440" w:left="1440" w:header="720" w:footer="720" w:gutter="0"/>
          <w:pgNumType w:fmt="lowerRoman" w:start="1"/>
          <w:cols w:space="720"/>
          <w:titlePg/>
          <w:docGrid w:linePitch="360"/>
        </w:sectPr>
      </w:pPr>
    </w:p>
    <w:p w14:paraId="4F0176E1" w14:textId="77777777" w:rsidR="00BB2D4A" w:rsidRPr="001E01CD" w:rsidRDefault="00BB2D4A" w:rsidP="00CC43C5">
      <w:pPr>
        <w:keepNext/>
        <w:keepLines/>
        <w:spacing w:before="240" w:after="120" w:line="240" w:lineRule="auto"/>
        <w:outlineLvl w:val="0"/>
        <w:rPr>
          <w:rFonts w:eastAsia="Times New Roman" w:cs="Times New Roman"/>
          <w:b/>
          <w:caps/>
          <w:snapToGrid w:val="0"/>
          <w:szCs w:val="20"/>
        </w:rPr>
      </w:pPr>
      <w:bookmarkStart w:id="9" w:name="_Toc469493868"/>
      <w:r w:rsidRPr="001E01CD">
        <w:rPr>
          <w:rFonts w:eastAsia="Times New Roman" w:cs="Times New Roman"/>
          <w:b/>
          <w:caps/>
          <w:snapToGrid w:val="0"/>
          <w:szCs w:val="20"/>
        </w:rPr>
        <w:lastRenderedPageBreak/>
        <w:t>EXECUTIVE SUMMARY</w:t>
      </w:r>
      <w:bookmarkEnd w:id="9"/>
    </w:p>
    <w:p w14:paraId="529E02D0" w14:textId="77777777" w:rsidR="00D840F9" w:rsidRDefault="00D840F9" w:rsidP="00D840F9">
      <w:pPr>
        <w:rPr>
          <w:ins w:id="10" w:author="John Braley" w:date="2016-12-15T13:37:00Z"/>
        </w:rPr>
      </w:pPr>
      <w:ins w:id="11" w:author="John Braley" w:date="2016-12-15T13:37:00Z">
        <w:r>
          <w:t xml:space="preserve">Finite Element (FE) analysis has become increasingly prevalent in the many fields performing structural analysis. This powerful tool is capable of predicting structural responses with greater accuracy than many of the alternative analysis models (e.g. single-line girder, grillage), and is especially valuable for structures whose geometric complexity renders the alternative models inadequate.  This document provides a suggested framework for conducting a refined evaluation and load rating of a steel multi-girder bridge while following the provisions set forth in the AASHTO Load and Resistance Factor Rating (LRFR) specifications. </w:t>
        </w:r>
      </w:ins>
    </w:p>
    <w:p w14:paraId="12DEC387" w14:textId="77777777" w:rsidR="00D840F9" w:rsidRDefault="00D840F9" w:rsidP="00D840F9">
      <w:pPr>
        <w:rPr>
          <w:ins w:id="12" w:author="John Braley" w:date="2016-12-15T13:37:00Z"/>
        </w:rPr>
      </w:pPr>
      <w:ins w:id="13" w:author="John Braley" w:date="2016-12-15T13:37:00Z">
        <w:r>
          <w:t>FE analysis was utilized to conduct load ratings of several steel multi-girder bridges in 2016. The procedures followed have been generalized to provide guidelines for performing refined load ratings of similar bridge types. The following steps for conducting a refined load rating have been documented:</w:t>
        </w:r>
      </w:ins>
    </w:p>
    <w:p w14:paraId="06FFBCFB" w14:textId="77777777" w:rsidR="00D840F9" w:rsidRDefault="00D840F9" w:rsidP="00D840F9">
      <w:pPr>
        <w:pStyle w:val="ListParagraph"/>
        <w:numPr>
          <w:ilvl w:val="0"/>
          <w:numId w:val="37"/>
        </w:numPr>
        <w:rPr>
          <w:ins w:id="14" w:author="John Braley" w:date="2016-12-15T13:37:00Z"/>
        </w:rPr>
      </w:pPr>
      <w:ins w:id="15" w:author="John Braley" w:date="2016-12-15T13:37:00Z">
        <w:r>
          <w:t>FE modeling decisions, model creation, and error screening</w:t>
        </w:r>
      </w:ins>
    </w:p>
    <w:p w14:paraId="1C019FBC" w14:textId="77777777" w:rsidR="00D840F9" w:rsidRDefault="00D840F9" w:rsidP="00D840F9">
      <w:pPr>
        <w:pStyle w:val="ListParagraph"/>
        <w:numPr>
          <w:ilvl w:val="0"/>
          <w:numId w:val="37"/>
        </w:numPr>
        <w:rPr>
          <w:ins w:id="16" w:author="John Braley" w:date="2016-12-15T13:37:00Z"/>
        </w:rPr>
      </w:pPr>
      <w:ins w:id="17" w:author="John Braley" w:date="2016-12-15T13:37:00Z">
        <w:r>
          <w:t>Performing dead load and live load analysis</w:t>
        </w:r>
      </w:ins>
    </w:p>
    <w:p w14:paraId="0559ABC5" w14:textId="77777777" w:rsidR="00D840F9" w:rsidRDefault="00D840F9" w:rsidP="00D840F9">
      <w:pPr>
        <w:pStyle w:val="ListParagraph"/>
        <w:numPr>
          <w:ilvl w:val="0"/>
          <w:numId w:val="37"/>
        </w:numPr>
        <w:rPr>
          <w:ins w:id="18" w:author="John Braley" w:date="2016-12-15T13:37:00Z"/>
        </w:rPr>
      </w:pPr>
      <w:ins w:id="19" w:author="John Braley" w:date="2016-12-15T13:37:00Z">
        <w:r>
          <w:t>Extracting member level results</w:t>
        </w:r>
      </w:ins>
    </w:p>
    <w:p w14:paraId="5C1F4815" w14:textId="77777777" w:rsidR="00D840F9" w:rsidRDefault="00D840F9" w:rsidP="00D840F9">
      <w:pPr>
        <w:pStyle w:val="ListParagraph"/>
        <w:numPr>
          <w:ilvl w:val="0"/>
          <w:numId w:val="37"/>
        </w:numPr>
        <w:rPr>
          <w:ins w:id="20" w:author="John Braley" w:date="2016-12-15T13:37:00Z"/>
        </w:rPr>
      </w:pPr>
      <w:ins w:id="21" w:author="John Braley" w:date="2016-12-15T13:37:00Z">
        <w:r>
          <w:t>Computing member level capacity</w:t>
        </w:r>
      </w:ins>
    </w:p>
    <w:p w14:paraId="371D2B37" w14:textId="77777777" w:rsidR="00D840F9" w:rsidRDefault="00D840F9" w:rsidP="00D840F9">
      <w:pPr>
        <w:pStyle w:val="ListParagraph"/>
        <w:numPr>
          <w:ilvl w:val="0"/>
          <w:numId w:val="37"/>
        </w:numPr>
        <w:rPr>
          <w:ins w:id="22" w:author="John Braley" w:date="2016-12-15T13:37:00Z"/>
        </w:rPr>
      </w:pPr>
      <w:ins w:id="23" w:author="John Braley" w:date="2016-12-15T13:37:00Z">
        <w:r>
          <w:t>Calculating rating factors</w:t>
        </w:r>
      </w:ins>
    </w:p>
    <w:p w14:paraId="750FB1CC" w14:textId="77777777" w:rsidR="00D840F9" w:rsidRDefault="00D840F9" w:rsidP="00D840F9">
      <w:pPr>
        <w:rPr>
          <w:ins w:id="24" w:author="John Braley" w:date="2016-12-15T13:37:00Z"/>
        </w:rPr>
      </w:pPr>
      <w:ins w:id="25" w:author="John Braley" w:date="2016-12-15T13:37:00Z">
        <w:r>
          <w:t xml:space="preserve">While effort has been made to provide a full description of the many steps, it is recommended that the refined load rating be performed by someone with experience in both load rating methodology and FE modeling. This set of guidelines is not intended to fully encompass every aspect of FE modeling or load rating, and thus if further information is required, it is recommended that appropriate specifications and FE instructional material be consulted. </w:t>
        </w:r>
      </w:ins>
    </w:p>
    <w:p w14:paraId="2621C9B7" w14:textId="70D5D301" w:rsidR="00D67D08" w:rsidRPr="001E01CD" w:rsidRDefault="00BB2D4A" w:rsidP="00CC43C5">
      <w:pPr>
        <w:spacing w:after="160" w:line="259" w:lineRule="auto"/>
        <w:rPr>
          <w:ins w:id="26" w:author="Andres Roda" w:date="2016-12-09T13:05:00Z"/>
          <w:rFonts w:eastAsia="Times New Roman" w:cs="Arial"/>
          <w:bCs/>
          <w:sz w:val="36"/>
          <w:szCs w:val="19"/>
        </w:rPr>
      </w:pPr>
      <w:del w:id="27" w:author="John Braley" w:date="2016-12-15T13:37:00Z">
        <w:r w:rsidRPr="001E01CD" w:rsidDel="00D840F9">
          <w:rPr>
            <w:rFonts w:eastAsia="Calibri" w:cs="Arial"/>
          </w:rPr>
          <w:delText>To be added.</w:delText>
        </w:r>
      </w:del>
      <w:r w:rsidRPr="001E01CD">
        <w:rPr>
          <w:rFonts w:eastAsia="Calibri" w:cs="Arial"/>
        </w:rPr>
        <w:t xml:space="preserve">    </w:t>
      </w:r>
      <w:ins w:id="28" w:author="Andres Roda" w:date="2016-12-09T13:05:00Z">
        <w:r w:rsidR="00D67D08" w:rsidRPr="001E01CD">
          <w:br w:type="page"/>
        </w:r>
      </w:ins>
    </w:p>
    <w:p w14:paraId="6C4EDF52" w14:textId="2EF3DAA0" w:rsidR="008C6A80" w:rsidRPr="001E01CD" w:rsidRDefault="006E2EFB" w:rsidP="00CC43C5">
      <w:pPr>
        <w:pStyle w:val="Heading1"/>
      </w:pPr>
      <w:bookmarkStart w:id="29" w:name="_Toc469493869"/>
      <w:commentRangeStart w:id="30"/>
      <w:commentRangeStart w:id="31"/>
      <w:r w:rsidRPr="001E01CD">
        <w:lastRenderedPageBreak/>
        <w:t>For</w:t>
      </w:r>
      <w:r w:rsidR="00352CDB" w:rsidRPr="001E01CD">
        <w:t>e</w:t>
      </w:r>
      <w:r w:rsidRPr="001E01CD">
        <w:t>w</w:t>
      </w:r>
      <w:r w:rsidR="00352CDB" w:rsidRPr="001E01CD">
        <w:t>o</w:t>
      </w:r>
      <w:r w:rsidRPr="001E01CD">
        <w:t>rd</w:t>
      </w:r>
      <w:commentRangeEnd w:id="30"/>
      <w:r w:rsidR="00DE31A9" w:rsidRPr="001E01CD">
        <w:rPr>
          <w:rStyle w:val="CommentReference"/>
          <w:rFonts w:asciiTheme="minorHAnsi" w:eastAsiaTheme="minorHAnsi" w:hAnsiTheme="minorHAnsi" w:cstheme="minorBidi"/>
        </w:rPr>
        <w:commentReference w:id="30"/>
      </w:r>
      <w:commentRangeEnd w:id="31"/>
      <w:r w:rsidR="00DE31A9" w:rsidRPr="001E01CD">
        <w:rPr>
          <w:rStyle w:val="CommentReference"/>
          <w:rFonts w:asciiTheme="minorHAnsi" w:eastAsiaTheme="minorHAnsi" w:hAnsiTheme="minorHAnsi" w:cstheme="minorBidi"/>
        </w:rPr>
        <w:commentReference w:id="31"/>
      </w:r>
      <w:bookmarkEnd w:id="29"/>
    </w:p>
    <w:p w14:paraId="76115303" w14:textId="59037D6E" w:rsidR="00CD0C98" w:rsidRPr="001E01CD" w:rsidRDefault="005F50F4" w:rsidP="00CC43C5">
      <w:r w:rsidRPr="001E01CD">
        <w:t xml:space="preserve">Finite Element (FE) analysis of multi-girder bridges provides an effective way of predicting the response of a structure to a wide variety of loading conditions. Often the predicted responses are used to compute a conservative measure of the structure’s reserve capacity in the form of rating factors. This document is meant </w:t>
      </w:r>
      <w:r w:rsidR="005C5EE2" w:rsidRPr="001E01CD">
        <w:t xml:space="preserve">to instruct and inform NJDOT staff on the intentions and intricacies of the modeling theory and refined </w:t>
      </w:r>
      <w:r w:rsidR="00256320" w:rsidRPr="001E01CD">
        <w:t>evaluation and load rating (LRFR)</w:t>
      </w:r>
      <w:r w:rsidR="005C5EE2" w:rsidRPr="001E01CD">
        <w:t xml:space="preserve"> employed </w:t>
      </w:r>
      <w:r w:rsidR="00D1325A" w:rsidRPr="001E01CD">
        <w:t xml:space="preserve">by CAIT research staff </w:t>
      </w:r>
      <w:r w:rsidR="005C5EE2" w:rsidRPr="001E01CD">
        <w:t xml:space="preserve">for the steel multi-girder bridges </w:t>
      </w:r>
      <w:r w:rsidR="00D1325A" w:rsidRPr="001E01CD">
        <w:t xml:space="preserve">included </w:t>
      </w:r>
      <w:r w:rsidR="00256320" w:rsidRPr="001E01CD">
        <w:t xml:space="preserve">in this project. This document may serve as a set of guidelines for performing the tasks necessary for NJDOT staff to perform </w:t>
      </w:r>
      <w:r w:rsidR="00D1325A" w:rsidRPr="001E01CD">
        <w:t xml:space="preserve">refined modeling, evaluation, and load rating of steel multi-girder bridges in the future. </w:t>
      </w:r>
    </w:p>
    <w:p w14:paraId="28DA4E6B" w14:textId="3C3BADE5" w:rsidR="0020592B" w:rsidRPr="001E01CD" w:rsidRDefault="00F37D71" w:rsidP="00CC43C5">
      <w:pPr>
        <w:pStyle w:val="Heading1"/>
      </w:pPr>
      <w:bookmarkStart w:id="32" w:name="_Toc469493870"/>
      <w:r w:rsidRPr="001E01CD">
        <w:t>Modeling</w:t>
      </w:r>
      <w:bookmarkEnd w:id="32"/>
    </w:p>
    <w:p w14:paraId="55FA02EE" w14:textId="001E0B00" w:rsidR="00CD0C98" w:rsidRPr="001E01CD" w:rsidRDefault="00623951" w:rsidP="00CC43C5">
      <w:r w:rsidRPr="001E01CD">
        <w:t>This section provides information about gathering of structural dimensions and details, finite element (FE) model construction, and FE model error screening</w:t>
      </w:r>
      <w:r w:rsidR="000C292D" w:rsidRPr="001E01CD">
        <w:t xml:space="preserve">. </w:t>
      </w:r>
    </w:p>
    <w:p w14:paraId="60FE6E4D" w14:textId="1885DBE1" w:rsidR="000A36A9" w:rsidRPr="001E01CD" w:rsidRDefault="000A36A9" w:rsidP="00CC43C5">
      <w:pPr>
        <w:pStyle w:val="Heading2"/>
      </w:pPr>
      <w:bookmarkStart w:id="33" w:name="_Toc469493871"/>
      <w:r w:rsidRPr="001E01CD">
        <w:t xml:space="preserve">Structure Dimensions &amp; </w:t>
      </w:r>
      <w:r w:rsidR="00221271" w:rsidRPr="001E01CD">
        <w:t xml:space="preserve">Material </w:t>
      </w:r>
      <w:r w:rsidRPr="001E01CD">
        <w:t>Properties</w:t>
      </w:r>
      <w:bookmarkEnd w:id="33"/>
    </w:p>
    <w:p w14:paraId="00E3E8AC" w14:textId="4BEA89AE" w:rsidR="000A36A9" w:rsidRPr="001E01CD" w:rsidRDefault="003B1946" w:rsidP="00CC43C5">
      <w:r w:rsidRPr="001E01CD">
        <w:t>FE model building benefits from myriad s</w:t>
      </w:r>
      <w:r w:rsidR="00581B0A" w:rsidRPr="001E01CD">
        <w:t xml:space="preserve">tructure dimensions/details, material properties, and </w:t>
      </w:r>
      <w:r w:rsidRPr="001E01CD">
        <w:t>m</w:t>
      </w:r>
      <w:r w:rsidR="00581B0A" w:rsidRPr="001E01CD">
        <w:t xml:space="preserve">any other </w:t>
      </w:r>
      <w:r w:rsidRPr="001E01CD">
        <w:t xml:space="preserve">sources of as-built </w:t>
      </w:r>
      <w:r w:rsidR="00581B0A" w:rsidRPr="001E01CD">
        <w:t>information</w:t>
      </w:r>
      <w:r w:rsidRPr="001E01CD">
        <w:t>. At the onset of the activity, gather and collect all available construction documents, inspection reports and other documents associated with the structure.</w:t>
      </w:r>
      <w:r w:rsidR="00581B0A" w:rsidRPr="001E01CD">
        <w:t xml:space="preserve"> If no plans are available, or if there is missing information, </w:t>
      </w:r>
      <w:r w:rsidRPr="001E01CD">
        <w:t xml:space="preserve">coordinate a field visit to collect </w:t>
      </w:r>
      <w:r w:rsidR="00581B0A" w:rsidRPr="001E01CD">
        <w:t xml:space="preserve">dimensions and material properties or </w:t>
      </w:r>
      <w:r w:rsidRPr="001E01CD">
        <w:t xml:space="preserve">establish and document justifiable </w:t>
      </w:r>
      <w:r w:rsidR="00581B0A" w:rsidRPr="001E01CD">
        <w:t>assum</w:t>
      </w:r>
      <w:r w:rsidRPr="001E01CD">
        <w:t>ptions</w:t>
      </w:r>
      <w:r w:rsidR="00581B0A" w:rsidRPr="001E01CD">
        <w:t xml:space="preserve"> based on engineering judgement. </w:t>
      </w:r>
      <w:r w:rsidR="00AB2E06" w:rsidRPr="001E01CD">
        <w:t>The following list provides the typical</w:t>
      </w:r>
      <w:r w:rsidRPr="001E01CD">
        <w:t>, but not limited to,</w:t>
      </w:r>
      <w:r w:rsidR="00AB2E06" w:rsidRPr="001E01CD">
        <w:t xml:space="preserve"> global dimensions and component details </w:t>
      </w:r>
      <w:r w:rsidR="00623951" w:rsidRPr="001E01CD">
        <w:t>required</w:t>
      </w:r>
      <w:r w:rsidR="00AB2E06" w:rsidRPr="001E01CD">
        <w:t xml:space="preserve"> before </w:t>
      </w:r>
      <w:r w:rsidRPr="001E01CD">
        <w:t xml:space="preserve">beginning to build a </w:t>
      </w:r>
      <w:r w:rsidR="00AB2E06" w:rsidRPr="001E01CD">
        <w:t>model:</w:t>
      </w:r>
    </w:p>
    <w:p w14:paraId="2E2957EA" w14:textId="06A16F56" w:rsidR="00AB2E06" w:rsidRPr="001E01CD" w:rsidRDefault="00AB2E06" w:rsidP="00CC43C5">
      <w:pPr>
        <w:pStyle w:val="ListParagraph"/>
        <w:numPr>
          <w:ilvl w:val="0"/>
          <w:numId w:val="20"/>
        </w:numPr>
        <w:ind w:left="720"/>
      </w:pPr>
      <w:r w:rsidRPr="001E01CD">
        <w:t>Number of spans/continuity</w:t>
      </w:r>
    </w:p>
    <w:p w14:paraId="7A38EC43" w14:textId="57786B1E" w:rsidR="00AB2E06" w:rsidRPr="001E01CD" w:rsidRDefault="00AB2E06" w:rsidP="00CC43C5">
      <w:pPr>
        <w:pStyle w:val="ListParagraph"/>
        <w:numPr>
          <w:ilvl w:val="0"/>
          <w:numId w:val="20"/>
        </w:numPr>
        <w:ind w:left="720"/>
      </w:pPr>
      <w:r w:rsidRPr="001E01CD">
        <w:t>Span Length(s)</w:t>
      </w:r>
    </w:p>
    <w:p w14:paraId="41B2552F" w14:textId="2F9D9D21" w:rsidR="00AB2E06" w:rsidRPr="001E01CD" w:rsidRDefault="005F50F4" w:rsidP="00CC43C5">
      <w:pPr>
        <w:pStyle w:val="ListParagraph"/>
        <w:numPr>
          <w:ilvl w:val="0"/>
          <w:numId w:val="20"/>
        </w:numPr>
        <w:ind w:left="720"/>
      </w:pPr>
      <w:r w:rsidRPr="001E01CD">
        <w:t>Bridge Width</w:t>
      </w:r>
      <w:r w:rsidR="00AB2E06" w:rsidRPr="001E01CD">
        <w:t xml:space="preserve"> (Roadway Width, Out-</w:t>
      </w:r>
      <w:r w:rsidR="00623951" w:rsidRPr="001E01CD">
        <w:t>to-</w:t>
      </w:r>
      <w:r w:rsidR="00AB2E06" w:rsidRPr="001E01CD">
        <w:t>out Width)</w:t>
      </w:r>
    </w:p>
    <w:p w14:paraId="2FBBC9A9" w14:textId="692F5783" w:rsidR="00AB2E06" w:rsidRPr="001E01CD" w:rsidRDefault="00AB2E06" w:rsidP="00CC43C5">
      <w:pPr>
        <w:pStyle w:val="ListParagraph"/>
        <w:numPr>
          <w:ilvl w:val="0"/>
          <w:numId w:val="20"/>
        </w:numPr>
        <w:ind w:left="720"/>
      </w:pPr>
      <w:r w:rsidRPr="001E01CD">
        <w:t>Number of Lanes &amp; Lane Widths</w:t>
      </w:r>
    </w:p>
    <w:p w14:paraId="37FE718B" w14:textId="4851EE98" w:rsidR="00AB2E06" w:rsidRPr="001E01CD" w:rsidRDefault="00AB2E06" w:rsidP="00CC43C5">
      <w:pPr>
        <w:pStyle w:val="ListParagraph"/>
        <w:numPr>
          <w:ilvl w:val="0"/>
          <w:numId w:val="20"/>
        </w:numPr>
        <w:ind w:left="720"/>
      </w:pPr>
      <w:r w:rsidRPr="001E01CD">
        <w:t>Skew</w:t>
      </w:r>
    </w:p>
    <w:p w14:paraId="0A3B1CD5" w14:textId="7ED38364" w:rsidR="00AB2E06" w:rsidRPr="001E01CD" w:rsidRDefault="00AB2E06" w:rsidP="00CC43C5">
      <w:pPr>
        <w:pStyle w:val="ListParagraph"/>
        <w:numPr>
          <w:ilvl w:val="0"/>
          <w:numId w:val="20"/>
        </w:numPr>
        <w:ind w:left="720"/>
      </w:pPr>
      <w:r w:rsidRPr="001E01CD">
        <w:t>Girder Spacing &amp; Number of Girders</w:t>
      </w:r>
    </w:p>
    <w:p w14:paraId="136491F6" w14:textId="2DDAA0E3" w:rsidR="00E444E1" w:rsidRPr="001E01CD" w:rsidRDefault="00E444E1" w:rsidP="00CC43C5">
      <w:pPr>
        <w:pStyle w:val="ListParagraph"/>
        <w:numPr>
          <w:ilvl w:val="0"/>
          <w:numId w:val="20"/>
        </w:numPr>
        <w:ind w:left="720"/>
      </w:pPr>
      <w:r w:rsidRPr="001E01CD">
        <w:t>All applicable girder dimensions (cross-section dimensions, curvature, end overhang, etc.)</w:t>
      </w:r>
    </w:p>
    <w:p w14:paraId="2AA21D2D" w14:textId="14EC6486" w:rsidR="00AB2E06" w:rsidRPr="001E01CD" w:rsidRDefault="00AB2E06" w:rsidP="00CC43C5">
      <w:pPr>
        <w:pStyle w:val="ListParagraph"/>
        <w:numPr>
          <w:ilvl w:val="0"/>
          <w:numId w:val="20"/>
        </w:numPr>
        <w:ind w:left="720"/>
      </w:pPr>
      <w:r w:rsidRPr="001E01CD">
        <w:t>Overhang Width</w:t>
      </w:r>
      <w:r w:rsidR="00E444E1" w:rsidRPr="001E01CD">
        <w:t>/Thickness</w:t>
      </w:r>
    </w:p>
    <w:p w14:paraId="76962750" w14:textId="3450AD62" w:rsidR="00AB2E06" w:rsidRPr="001E01CD" w:rsidRDefault="00AB2E06" w:rsidP="00CC43C5">
      <w:pPr>
        <w:pStyle w:val="ListParagraph"/>
        <w:numPr>
          <w:ilvl w:val="0"/>
          <w:numId w:val="20"/>
        </w:numPr>
        <w:ind w:left="720"/>
      </w:pPr>
      <w:r w:rsidRPr="001E01CD">
        <w:t>Deck</w:t>
      </w:r>
      <w:r w:rsidR="00E444E1" w:rsidRPr="001E01CD">
        <w:t>/Wearing</w:t>
      </w:r>
      <w:r w:rsidRPr="001E01CD">
        <w:t xml:space="preserve"> Thickness</w:t>
      </w:r>
    </w:p>
    <w:p w14:paraId="02B0C26E" w14:textId="20885DF7" w:rsidR="006E2EFB" w:rsidRPr="001E01CD" w:rsidRDefault="006E2EFB" w:rsidP="00CC43C5">
      <w:pPr>
        <w:pStyle w:val="ListParagraph"/>
        <w:numPr>
          <w:ilvl w:val="0"/>
          <w:numId w:val="20"/>
        </w:numPr>
        <w:ind w:left="720"/>
      </w:pPr>
      <w:r w:rsidRPr="001E01CD">
        <w:t>Haunch Thickness</w:t>
      </w:r>
    </w:p>
    <w:p w14:paraId="7D1BA8EE" w14:textId="4CA1BC7A" w:rsidR="00AB2E06" w:rsidRPr="001E01CD" w:rsidRDefault="00AB2E06" w:rsidP="00CC43C5">
      <w:pPr>
        <w:pStyle w:val="ListParagraph"/>
        <w:numPr>
          <w:ilvl w:val="0"/>
          <w:numId w:val="20"/>
        </w:numPr>
        <w:ind w:left="720"/>
      </w:pPr>
      <w:r w:rsidRPr="001E01CD">
        <w:t>Barrier Section (Height, Width, or other dimensions describing the cross-section)</w:t>
      </w:r>
    </w:p>
    <w:p w14:paraId="73C864B7" w14:textId="595DE0DD" w:rsidR="005F50F4" w:rsidRPr="001E01CD" w:rsidRDefault="005F50F4" w:rsidP="00CC43C5">
      <w:pPr>
        <w:pStyle w:val="ListParagraph"/>
        <w:numPr>
          <w:ilvl w:val="0"/>
          <w:numId w:val="20"/>
        </w:numPr>
        <w:ind w:left="720"/>
      </w:pPr>
      <w:r w:rsidRPr="001E01CD">
        <w:t>Sidewalk Dimensions</w:t>
      </w:r>
    </w:p>
    <w:p w14:paraId="70FED4DC" w14:textId="708E3CDE" w:rsidR="00AB2E06" w:rsidRPr="001E01CD" w:rsidRDefault="00AB2E06" w:rsidP="00CC43C5">
      <w:pPr>
        <w:pStyle w:val="ListParagraph"/>
        <w:numPr>
          <w:ilvl w:val="0"/>
          <w:numId w:val="20"/>
        </w:numPr>
        <w:ind w:left="720"/>
      </w:pPr>
      <w:r w:rsidRPr="001E01CD">
        <w:t>Number of Diaphragms and Diaphragm Spacing</w:t>
      </w:r>
    </w:p>
    <w:p w14:paraId="1BC210DA" w14:textId="583D2C3B" w:rsidR="00AB2E06" w:rsidRPr="001E01CD" w:rsidRDefault="00AB2E06" w:rsidP="00CC43C5">
      <w:pPr>
        <w:pStyle w:val="ListParagraph"/>
        <w:numPr>
          <w:ilvl w:val="0"/>
          <w:numId w:val="20"/>
        </w:numPr>
        <w:ind w:left="720"/>
      </w:pPr>
      <w:r w:rsidRPr="001E01CD">
        <w:t>Diaphragm Section</w:t>
      </w:r>
    </w:p>
    <w:p w14:paraId="3AEDF4FC" w14:textId="1803AA17" w:rsidR="00AB2E06" w:rsidRPr="001E01CD" w:rsidRDefault="00221271" w:rsidP="00CC43C5">
      <w:pPr>
        <w:pStyle w:val="ListParagraph"/>
        <w:numPr>
          <w:ilvl w:val="0"/>
          <w:numId w:val="20"/>
        </w:numPr>
        <w:ind w:left="720"/>
      </w:pPr>
      <w:r w:rsidRPr="001E01CD">
        <w:lastRenderedPageBreak/>
        <w:t>Material Properties (Concrete Strengths, Steel Yield Strength)</w:t>
      </w:r>
    </w:p>
    <w:p w14:paraId="65EC1DA7" w14:textId="71DFB9F4" w:rsidR="005E6D7F" w:rsidRPr="001E01CD" w:rsidRDefault="005E6D7F" w:rsidP="00CC43C5">
      <w:pPr>
        <w:pStyle w:val="Heading2"/>
      </w:pPr>
      <w:bookmarkStart w:id="34" w:name="_Toc469493872"/>
      <w:r w:rsidRPr="001E01CD">
        <w:t xml:space="preserve">Model </w:t>
      </w:r>
      <w:r w:rsidR="00E623B5" w:rsidRPr="001E01CD">
        <w:t>Form</w:t>
      </w:r>
      <w:bookmarkEnd w:id="34"/>
    </w:p>
    <w:p w14:paraId="437771BD" w14:textId="31B3B203" w:rsidR="00CD0C98" w:rsidRPr="001E01CD" w:rsidRDefault="00F310DE" w:rsidP="00CC43C5">
      <w:pPr>
        <w:spacing w:after="120"/>
      </w:pPr>
      <w:commentRangeStart w:id="35"/>
      <w:r w:rsidRPr="001E01CD">
        <w:t xml:space="preserve">There exists a wide range of modeling techniques that may be used to simulate the behavior of common multi-girder bridges. </w:t>
      </w:r>
      <w:r w:rsidR="005725C8" w:rsidRPr="001E01CD">
        <w:t>Two</w:t>
      </w:r>
      <w:r w:rsidRPr="001E01CD">
        <w:t xml:space="preserve"> modeling techniques </w:t>
      </w:r>
      <w:r w:rsidR="005725C8" w:rsidRPr="001E01CD">
        <w:t>are discussed</w:t>
      </w:r>
      <w:r w:rsidRPr="001E01CD">
        <w:t xml:space="preserve"> in t</w:t>
      </w:r>
      <w:r w:rsidR="008C6F8C" w:rsidRPr="001E01CD">
        <w:t>hese</w:t>
      </w:r>
      <w:r w:rsidR="005725C8" w:rsidRPr="001E01CD">
        <w:t xml:space="preserve"> guidelines: </w:t>
      </w:r>
      <w:r w:rsidR="008C6F8C" w:rsidRPr="001E01CD">
        <w:t>the element-</w:t>
      </w:r>
      <w:r w:rsidRPr="001E01CD">
        <w:t xml:space="preserve">level and shell element methods of modeling. Both methods can reasonably simulate most bridge responses but each </w:t>
      </w:r>
      <w:r w:rsidR="005F50F4" w:rsidRPr="001E01CD">
        <w:t>has</w:t>
      </w:r>
      <w:r w:rsidRPr="001E01CD">
        <w:t xml:space="preserve"> </w:t>
      </w:r>
      <w:r w:rsidR="005F50F4" w:rsidRPr="001E01CD">
        <w:t>its</w:t>
      </w:r>
      <w:r w:rsidRPr="001E01CD">
        <w:t xml:space="preserve"> own limitations. </w:t>
      </w:r>
      <w:commentRangeEnd w:id="35"/>
      <w:r w:rsidR="00D67D08" w:rsidRPr="001E01CD">
        <w:rPr>
          <w:rStyle w:val="CommentReference"/>
        </w:rPr>
        <w:commentReference w:id="35"/>
      </w:r>
    </w:p>
    <w:p w14:paraId="2514B419" w14:textId="281F62D3" w:rsidR="008C6F8C" w:rsidRPr="001E01CD" w:rsidRDefault="008C6F8C" w:rsidP="00CC43C5">
      <w:r w:rsidRPr="001E01CD">
        <w:t xml:space="preserve">The element-level model is the most common class of 3D finite element models employed for constructed systems </w:t>
      </w:r>
      <w:sdt>
        <w:sdtPr>
          <w:id w:val="-1778480864"/>
          <w:citation/>
        </w:sdtPr>
        <w:sdtContent>
          <w:r w:rsidR="008C6D29">
            <w:fldChar w:fldCharType="begin"/>
          </w:r>
          <w:r w:rsidR="005A4E5B">
            <w:instrText xml:space="preserve">CITATION Dav15 \l 1033 </w:instrText>
          </w:r>
          <w:r w:rsidR="008C6D29">
            <w:fldChar w:fldCharType="separate"/>
          </w:r>
          <w:r w:rsidR="00680E39">
            <w:rPr>
              <w:noProof/>
            </w:rPr>
            <w:t>(David M. Masceri, 2015)</w:t>
          </w:r>
          <w:r w:rsidR="008C6D29">
            <w:fldChar w:fldCharType="end"/>
          </w:r>
        </w:sdtContent>
      </w:sdt>
      <w:r w:rsidRPr="001E01CD">
        <w:t xml:space="preserve">. This model employs one-dimensional elements (beam elements) to model girders, diaphragms, and barriers, and two-dimensional (plates/shell elements) to model the deck and sidewalks. </w:t>
      </w:r>
      <w:r w:rsidR="00BF1BF3" w:rsidRPr="001E01CD">
        <w:t xml:space="preserve">In an element-level model, a girder is discretized into 1D beam elements with the cross-section applied through the definition of geometric properties (e.g. area, moment of inertia, etc.). </w:t>
      </w:r>
      <w:r w:rsidRPr="001E01CD">
        <w:t xml:space="preserve">Link elements are used to connect components (i.e. girders to the deck, diaphragms to the girders, etc.) </w:t>
      </w:r>
      <w:r w:rsidR="00BF1BF3" w:rsidRPr="001E01CD">
        <w:t>to</w:t>
      </w:r>
      <w:r w:rsidRPr="001E01CD">
        <w:t xml:space="preserve"> remain consistent with the 3D geometry of the structure. </w:t>
      </w:r>
      <w:r w:rsidR="00A04DB3" w:rsidRPr="001E01CD">
        <w:fldChar w:fldCharType="begin"/>
      </w:r>
      <w:r w:rsidR="00A04DB3" w:rsidRPr="001E01CD">
        <w:instrText xml:space="preserve"> REF _Ref469494920 \h </w:instrText>
      </w:r>
      <w:r w:rsidR="001E01CD">
        <w:instrText xml:space="preserve"> \* MERGEFORMAT </w:instrText>
      </w:r>
      <w:r w:rsidR="00A04DB3" w:rsidRPr="001E01CD">
        <w:fldChar w:fldCharType="separate"/>
      </w:r>
      <w:r w:rsidR="00A04DB3" w:rsidRPr="001E01CD">
        <w:t xml:space="preserve">Figure </w:t>
      </w:r>
      <w:r w:rsidR="00A04DB3" w:rsidRPr="001E01CD">
        <w:rPr>
          <w:noProof/>
        </w:rPr>
        <w:t>1</w:t>
      </w:r>
      <w:r w:rsidR="00A04DB3" w:rsidRPr="001E01CD">
        <w:fldChar w:fldCharType="end"/>
      </w:r>
      <w:r w:rsidR="00506607" w:rsidRPr="001E01CD">
        <w:t xml:space="preserve"> below is a schematic that shows how the 3D geometry of the bridge is simulated using the beam, shell, and link elements described. An element-level model can reasonably simulate most bridge responses; however, the shortcomings of this method include: (1) an inability to effectively simulate warping deformation of girders (</w:t>
      </w:r>
      <w:commentRangeStart w:id="36"/>
      <w:commentRangeStart w:id="37"/>
      <w:r w:rsidR="00506607" w:rsidRPr="001E01CD">
        <w:t>associated with torsion</w:t>
      </w:r>
      <w:commentRangeEnd w:id="36"/>
      <w:r w:rsidR="00D67D08" w:rsidRPr="001E01CD">
        <w:rPr>
          <w:rStyle w:val="CommentReference"/>
        </w:rPr>
        <w:commentReference w:id="36"/>
      </w:r>
      <w:commentRangeEnd w:id="37"/>
      <w:r w:rsidR="0016594C" w:rsidRPr="001E01CD">
        <w:rPr>
          <w:rStyle w:val="CommentReference"/>
        </w:rPr>
        <w:commentReference w:id="37"/>
      </w:r>
      <w:r w:rsidR="00506607" w:rsidRPr="001E01CD">
        <w:t xml:space="preserve">), and (2) an inability to simulate localized stresses (i.e. stress concentrations) associated with geometric discontinuities. These shortcomings may be critical when modeling construction sequences for complex bridges </w:t>
      </w:r>
      <w:sdt>
        <w:sdtPr>
          <w:id w:val="342524526"/>
          <w:citation/>
        </w:sdtPr>
        <w:sdtContent>
          <w:r w:rsidR="008C6D29">
            <w:fldChar w:fldCharType="begin"/>
          </w:r>
          <w:r w:rsidR="008C6D29">
            <w:instrText xml:space="preserve"> CITATION Whi12 \l 1033 </w:instrText>
          </w:r>
          <w:r w:rsidR="008C6D29">
            <w:fldChar w:fldCharType="separate"/>
          </w:r>
          <w:r w:rsidR="00680E39">
            <w:rPr>
              <w:noProof/>
            </w:rPr>
            <w:t>(White, 2012)</w:t>
          </w:r>
          <w:r w:rsidR="008C6D29">
            <w:fldChar w:fldCharType="end"/>
          </w:r>
        </w:sdtContent>
      </w:sdt>
      <w:r w:rsidR="00506607" w:rsidRPr="001E01CD">
        <w:t>, or for advanced fatigue/fracture assessment, however they are not relevant for the global limit states that are evaluated in load rating.</w:t>
      </w:r>
      <w:r w:rsidR="00CC43C5" w:rsidRPr="001E01CD">
        <w:t xml:space="preserve"> White et al. (2012) provides </w:t>
      </w:r>
      <w:r w:rsidR="007D2F0F" w:rsidRPr="001E01CD">
        <w:t>a comprehensive evaluation of different model forms and the various cases for which one model may be better suited than another.</w:t>
      </w:r>
    </w:p>
    <w:p w14:paraId="71D72CEC" w14:textId="77777777" w:rsidR="00A04DB3" w:rsidRPr="001E01CD" w:rsidRDefault="00BF1BF3" w:rsidP="00A04DB3">
      <w:pPr>
        <w:keepNext/>
      </w:pPr>
      <w:commentRangeStart w:id="38"/>
      <w:r w:rsidRPr="001E01CD">
        <w:rPr>
          <w:noProof/>
        </w:rPr>
        <w:lastRenderedPageBreak/>
        <w:drawing>
          <wp:inline distT="0" distB="0" distL="0" distR="0" wp14:anchorId="079BD585" wp14:editId="005AFC5A">
            <wp:extent cx="5372100" cy="2505075"/>
            <wp:effectExtent l="0" t="0" r="0" b="9525"/>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100" cy="2505075"/>
                    </a:xfrm>
                    <a:prstGeom prst="rect">
                      <a:avLst/>
                    </a:prstGeom>
                  </pic:spPr>
                </pic:pic>
              </a:graphicData>
            </a:graphic>
          </wp:inline>
        </w:drawing>
      </w:r>
      <w:commentRangeEnd w:id="38"/>
    </w:p>
    <w:p w14:paraId="66E34242" w14:textId="560CCEFD" w:rsidR="00A04DB3" w:rsidRPr="001E01CD" w:rsidRDefault="00A04DB3" w:rsidP="00A04DB3">
      <w:pPr>
        <w:pStyle w:val="Caption"/>
        <w:jc w:val="left"/>
      </w:pPr>
      <w:bookmarkStart w:id="39" w:name="_Ref469494920"/>
      <w:bookmarkStart w:id="40" w:name="_Toc469555955"/>
      <w:r w:rsidRPr="001E01CD">
        <w:t xml:space="preserve">Figure </w:t>
      </w:r>
      <w:fldSimple w:instr=" SEQ Figure \* ARABIC ">
        <w:r w:rsidR="00DF160C" w:rsidRPr="001E01CD">
          <w:rPr>
            <w:noProof/>
          </w:rPr>
          <w:t>1</w:t>
        </w:r>
      </w:fldSimple>
      <w:bookmarkEnd w:id="39"/>
      <w:r w:rsidRPr="001E01CD">
        <w:t xml:space="preserve">. 3D geometry of a steel multi-girder bridge using beam, shell, and link elements </w:t>
      </w:r>
      <w:bookmarkEnd w:id="40"/>
      <w:sdt>
        <w:sdtPr>
          <w:id w:val="1279057435"/>
          <w:citation/>
        </w:sdtPr>
        <w:sdtContent>
          <w:bookmarkStart w:id="41" w:name="_GoBack"/>
          <w:r w:rsidR="008C6D29">
            <w:fldChar w:fldCharType="begin"/>
          </w:r>
          <w:r w:rsidR="005A4E5B">
            <w:instrText xml:space="preserve">CITATION Dav15 \l 1033 </w:instrText>
          </w:r>
          <w:r w:rsidR="008C6D29">
            <w:fldChar w:fldCharType="separate"/>
          </w:r>
          <w:r w:rsidR="00680E39">
            <w:rPr>
              <w:noProof/>
            </w:rPr>
            <w:t>(David M. Masceri, 2015)</w:t>
          </w:r>
          <w:r w:rsidR="008C6D29">
            <w:fldChar w:fldCharType="end"/>
          </w:r>
          <w:bookmarkEnd w:id="41"/>
        </w:sdtContent>
      </w:sdt>
    </w:p>
    <w:p w14:paraId="7373B109" w14:textId="77777777" w:rsidR="00A04DB3" w:rsidRPr="001E01CD" w:rsidRDefault="00AD3D26" w:rsidP="00A04DB3">
      <w:pPr>
        <w:keepNext/>
      </w:pPr>
      <w:r w:rsidRPr="001E01CD">
        <w:rPr>
          <w:rStyle w:val="CommentReference"/>
        </w:rPr>
        <w:lastRenderedPageBreak/>
        <w:commentReference w:id="38"/>
      </w:r>
    </w:p>
    <w:p w14:paraId="4F270AAA" w14:textId="671464C5" w:rsidR="00BF1BF3" w:rsidRPr="001E01CD" w:rsidRDefault="00D67D08" w:rsidP="00A04DB3">
      <w:pPr>
        <w:keepNext/>
      </w:pPr>
      <w:r w:rsidRPr="001E01CD">
        <w:t>In contrast, the shell element model employs plates and shell elements exclusively. As a result, t</w:t>
      </w:r>
      <w:r w:rsidR="00BF1BF3" w:rsidRPr="001E01CD">
        <w:t>he most significant distinction between element-level and shell element models of multi-girder bridges is that the girder in shell element models are discretized vertically, laterally, and longitudinally using shell</w:t>
      </w:r>
      <w:r w:rsidRPr="001E01CD">
        <w:t>/plate</w:t>
      </w:r>
      <w:r w:rsidR="00BF1BF3" w:rsidRPr="001E01CD">
        <w:t xml:space="preserve"> elements. Additionally, link elements are used along the</w:t>
      </w:r>
      <w:r w:rsidR="008F0C37" w:rsidRPr="001E01CD">
        <w:t xml:space="preserve"> cross-section of the girder to enforce </w:t>
      </w:r>
      <w:r w:rsidR="006E2EFB" w:rsidRPr="001E01CD">
        <w:t xml:space="preserve">displacement and strain </w:t>
      </w:r>
      <w:r w:rsidR="008F0C37" w:rsidRPr="001E01CD">
        <w:t>compatibility</w:t>
      </w:r>
      <w:r w:rsidR="00BF1BF3" w:rsidRPr="001E01CD">
        <w:t xml:space="preserve">. </w:t>
      </w:r>
      <w:r w:rsidR="00506607" w:rsidRPr="001E01CD">
        <w:t>Unlike the element-level model, the shell element model allows for accurate simulation of the warping of girders due to torsion</w:t>
      </w:r>
      <w:r w:rsidR="004207B3" w:rsidRPr="001E01CD">
        <w:t xml:space="preserve">, and the simulation of localized stresses (i.e. stress concentrations). </w:t>
      </w:r>
      <w:commentRangeStart w:id="42"/>
      <w:r w:rsidR="004207B3" w:rsidRPr="001E01CD">
        <w:t xml:space="preserve">Some caution is advised when using shell element models as </w:t>
      </w:r>
      <w:r w:rsidR="00CC43C5" w:rsidRPr="001E01CD">
        <w:t>these models may output local stress concentrations that do not manifest in the as-built structure</w:t>
      </w:r>
      <w:r w:rsidR="004207B3" w:rsidRPr="001E01CD">
        <w:t>.</w:t>
      </w:r>
      <w:commentRangeEnd w:id="42"/>
      <w:r w:rsidRPr="001E01CD">
        <w:rPr>
          <w:rStyle w:val="CommentReference"/>
        </w:rPr>
        <w:commentReference w:id="42"/>
      </w:r>
      <w:r w:rsidR="004207B3" w:rsidRPr="001E01CD">
        <w:t xml:space="preserve"> </w:t>
      </w:r>
      <w:commentRangeStart w:id="43"/>
      <w:commentRangeStart w:id="44"/>
      <w:r w:rsidR="004207B3" w:rsidRPr="001E01CD">
        <w:t>Moreover, shell element models may be undesirable for common use as model construction, computation, and result extraction activities are more time consuming and more difficult than with element-level models</w:t>
      </w:r>
      <w:commentRangeEnd w:id="43"/>
      <w:r w:rsidRPr="001E01CD">
        <w:rPr>
          <w:rStyle w:val="CommentReference"/>
        </w:rPr>
        <w:commentReference w:id="43"/>
      </w:r>
      <w:commentRangeEnd w:id="44"/>
      <w:r w:rsidR="0016594C" w:rsidRPr="001E01CD">
        <w:rPr>
          <w:rStyle w:val="CommentReference"/>
        </w:rPr>
        <w:commentReference w:id="44"/>
      </w:r>
      <w:r w:rsidR="004207B3" w:rsidRPr="001E01CD">
        <w:t xml:space="preserve">. </w:t>
      </w:r>
      <w:r w:rsidR="0058333F" w:rsidRPr="001E01CD">
        <w:fldChar w:fldCharType="begin"/>
      </w:r>
      <w:r w:rsidR="0058333F" w:rsidRPr="001E01CD">
        <w:instrText xml:space="preserve"> REF _Ref469495181 \h </w:instrText>
      </w:r>
      <w:r w:rsidR="001E01CD">
        <w:instrText xml:space="preserve"> \* MERGEFORMAT </w:instrText>
      </w:r>
      <w:r w:rsidR="0058333F" w:rsidRPr="001E01CD">
        <w:fldChar w:fldCharType="separate"/>
      </w:r>
      <w:r w:rsidR="0058333F" w:rsidRPr="001E01CD">
        <w:t xml:space="preserve">Figure </w:t>
      </w:r>
      <w:r w:rsidR="0058333F" w:rsidRPr="001E01CD">
        <w:rPr>
          <w:noProof/>
        </w:rPr>
        <w:t>2</w:t>
      </w:r>
      <w:r w:rsidR="0058333F" w:rsidRPr="001E01CD">
        <w:fldChar w:fldCharType="end"/>
      </w:r>
      <w:r w:rsidR="00BF1BF3" w:rsidRPr="001E01CD">
        <w:t xml:space="preserve"> below shows how the 3D geometry of the br</w:t>
      </w:r>
      <w:r w:rsidR="00506607" w:rsidRPr="001E01CD">
        <w:t xml:space="preserve">idge is simulated using the in a shell element model. </w:t>
      </w:r>
    </w:p>
    <w:p w14:paraId="7391244A" w14:textId="77777777" w:rsidR="00A04DB3" w:rsidRPr="001E01CD" w:rsidRDefault="00506607" w:rsidP="00A04DB3">
      <w:pPr>
        <w:keepNext/>
      </w:pPr>
      <w:commentRangeStart w:id="45"/>
      <w:r w:rsidRPr="001E01CD">
        <w:rPr>
          <w:noProof/>
        </w:rPr>
        <w:drawing>
          <wp:inline distT="0" distB="0" distL="0" distR="0" wp14:anchorId="62112A47" wp14:editId="63CBA90C">
            <wp:extent cx="3988600" cy="2686050"/>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489" cy="2687322"/>
                    </a:xfrm>
                    <a:prstGeom prst="rect">
                      <a:avLst/>
                    </a:prstGeom>
                  </pic:spPr>
                </pic:pic>
              </a:graphicData>
            </a:graphic>
          </wp:inline>
        </w:drawing>
      </w:r>
      <w:commentRangeEnd w:id="45"/>
    </w:p>
    <w:p w14:paraId="222A1CDA" w14:textId="2D9737C2" w:rsidR="00A04DB3" w:rsidRPr="001E01CD" w:rsidRDefault="00A04DB3" w:rsidP="00A04DB3">
      <w:pPr>
        <w:pStyle w:val="Caption"/>
        <w:jc w:val="left"/>
      </w:pPr>
      <w:bookmarkStart w:id="46" w:name="_Ref469495181"/>
      <w:bookmarkStart w:id="47" w:name="_Toc469555956"/>
      <w:r w:rsidRPr="001E01CD">
        <w:t xml:space="preserve">Figure </w:t>
      </w:r>
      <w:fldSimple w:instr=" SEQ Figure \* ARABIC ">
        <w:r w:rsidR="00DF160C" w:rsidRPr="001E01CD">
          <w:rPr>
            <w:noProof/>
          </w:rPr>
          <w:t>2</w:t>
        </w:r>
      </w:fldSimple>
      <w:bookmarkEnd w:id="46"/>
      <w:r w:rsidRPr="001E01CD">
        <w:t>.</w:t>
      </w:r>
      <w:r w:rsidR="0058333F" w:rsidRPr="001E01CD">
        <w:t xml:space="preserve"> 3D geometry of a steel multi-girder bridge using shell elements only </w:t>
      </w:r>
      <w:bookmarkEnd w:id="47"/>
      <w:sdt>
        <w:sdtPr>
          <w:id w:val="2030748748"/>
          <w:citation/>
        </w:sdtPr>
        <w:sdtContent>
          <w:r w:rsidR="008C6D29">
            <w:fldChar w:fldCharType="begin"/>
          </w:r>
          <w:r w:rsidR="005A4E5B">
            <w:instrText xml:space="preserve">CITATION Dav15 \l 1033 </w:instrText>
          </w:r>
          <w:r w:rsidR="008C6D29">
            <w:fldChar w:fldCharType="separate"/>
          </w:r>
          <w:r w:rsidR="00680E39">
            <w:rPr>
              <w:noProof/>
            </w:rPr>
            <w:t>(David M. Masceri, 2015)</w:t>
          </w:r>
          <w:r w:rsidR="008C6D29">
            <w:fldChar w:fldCharType="end"/>
          </w:r>
        </w:sdtContent>
      </w:sdt>
    </w:p>
    <w:p w14:paraId="26191B2E" w14:textId="56902966" w:rsidR="00506607" w:rsidRPr="001E01CD" w:rsidRDefault="00AD3D26" w:rsidP="00CC43C5">
      <w:r w:rsidRPr="001E01CD">
        <w:rPr>
          <w:rStyle w:val="CommentReference"/>
        </w:rPr>
        <w:commentReference w:id="45"/>
      </w:r>
    </w:p>
    <w:p w14:paraId="35CB0156" w14:textId="7FEE6932" w:rsidR="00BF1BF3" w:rsidRPr="001E01CD" w:rsidRDefault="006E2EFB" w:rsidP="00CC43C5">
      <w:r w:rsidRPr="001E01CD">
        <w:t xml:space="preserve">Fatigue/fracture assessment and the warping deformation associated with torsion is not of concern for the </w:t>
      </w:r>
      <w:r w:rsidR="007D2F0F" w:rsidRPr="001E01CD">
        <w:t>traditional</w:t>
      </w:r>
      <w:r w:rsidRPr="001E01CD">
        <w:t xml:space="preserve"> load rating of typical multi-girder bridges. Therefore, u</w:t>
      </w:r>
      <w:r w:rsidR="008F0C37" w:rsidRPr="001E01CD">
        <w:t xml:space="preserve">nless otherwise noted, </w:t>
      </w:r>
      <w:commentRangeStart w:id="48"/>
      <w:commentRangeStart w:id="49"/>
      <w:r w:rsidR="008F0C37" w:rsidRPr="001E01CD">
        <w:t>all</w:t>
      </w:r>
      <w:commentRangeEnd w:id="48"/>
      <w:r w:rsidR="00C82BF9" w:rsidRPr="001E01CD">
        <w:rPr>
          <w:rStyle w:val="CommentReference"/>
        </w:rPr>
        <w:commentReference w:id="48"/>
      </w:r>
      <w:commentRangeEnd w:id="49"/>
      <w:r w:rsidR="00AD3D26" w:rsidRPr="001E01CD">
        <w:rPr>
          <w:rStyle w:val="CommentReference"/>
        </w:rPr>
        <w:commentReference w:id="49"/>
      </w:r>
      <w:r w:rsidR="008F0C37" w:rsidRPr="001E01CD">
        <w:t xml:space="preserve"> steel multi-girder bridges </w:t>
      </w:r>
      <w:r w:rsidR="00D1325A" w:rsidRPr="001E01CD">
        <w:t>included in</w:t>
      </w:r>
      <w:r w:rsidR="007D2F0F" w:rsidRPr="001E01CD">
        <w:t xml:space="preserve"> this report </w:t>
      </w:r>
      <w:r w:rsidR="008F0C37" w:rsidRPr="001E01CD">
        <w:t>are modeled using the element-level modeling method. The following sections provide a more detailed description of the modeling of each component of the bridge superstructure.</w:t>
      </w:r>
    </w:p>
    <w:p w14:paraId="7519905E" w14:textId="74A9F43B" w:rsidR="005E6D7F" w:rsidRPr="001E01CD" w:rsidRDefault="00F73A99">
      <w:pPr>
        <w:pStyle w:val="Heading2"/>
        <w:pPrChange w:id="50" w:author="Nick Romano" w:date="2016-12-14T15:39:00Z">
          <w:pPr>
            <w:pStyle w:val="Heading3"/>
          </w:pPr>
        </w:pPrChange>
      </w:pPr>
      <w:bookmarkStart w:id="51" w:name="_Toc469493873"/>
      <w:bookmarkStart w:id="52" w:name="OLE_LINK66"/>
      <w:r w:rsidRPr="001E01CD">
        <w:lastRenderedPageBreak/>
        <w:t>Girders &amp; Diaphragms</w:t>
      </w:r>
      <w:bookmarkEnd w:id="51"/>
    </w:p>
    <w:p w14:paraId="370B720C" w14:textId="146AD2CE" w:rsidR="00F73A99" w:rsidRPr="001E01CD" w:rsidRDefault="00C82BF9" w:rsidP="00CC43C5">
      <w:r w:rsidRPr="001E01CD">
        <w:t>For analysis using the element-level model, g</w:t>
      </w:r>
      <w:r w:rsidR="008F0C37" w:rsidRPr="001E01CD">
        <w:t xml:space="preserve">irders </w:t>
      </w:r>
      <w:r w:rsidR="004E3F04" w:rsidRPr="001E01CD">
        <w:t xml:space="preserve">and diaphragms </w:t>
      </w:r>
      <w:r w:rsidR="008F0C37" w:rsidRPr="001E01CD">
        <w:t xml:space="preserve">are modeled using 2D beam elements. The </w:t>
      </w:r>
      <w:r w:rsidR="005F50F4" w:rsidRPr="001E01CD">
        <w:t>section geometry and material properties</w:t>
      </w:r>
      <w:r w:rsidR="004E3F04" w:rsidRPr="001E01CD">
        <w:t xml:space="preserve"> of the girders and diaphragms </w:t>
      </w:r>
      <w:r w:rsidR="008F0C37" w:rsidRPr="001E01CD">
        <w:t xml:space="preserve">are assigned to the beam element property in </w:t>
      </w:r>
      <w:r w:rsidRPr="001E01CD">
        <w:t xml:space="preserve">the FE software (CAIT uses </w:t>
      </w:r>
      <w:r w:rsidR="005F50F4" w:rsidRPr="001E01CD">
        <w:t>Strand7</w:t>
      </w:r>
      <w:r w:rsidRPr="001E01CD">
        <w:t>)</w:t>
      </w:r>
      <w:r w:rsidR="008F0C37" w:rsidRPr="001E01CD">
        <w:t xml:space="preserve">. </w:t>
      </w:r>
      <w:r w:rsidR="005F50F4" w:rsidRPr="001E01CD">
        <w:t xml:space="preserve">The beam elements are placed at the centroid of the section. </w:t>
      </w:r>
      <w:r w:rsidR="00082CB0" w:rsidRPr="001E01CD">
        <w:t xml:space="preserve">Nodes are placed at the </w:t>
      </w:r>
      <w:r w:rsidR="004E3F04" w:rsidRPr="001E01CD">
        <w:t xml:space="preserve">top and bottom surfaces of the girder flanges. </w:t>
      </w:r>
      <w:r w:rsidR="008F0C37" w:rsidRPr="001E01CD">
        <w:t>Rigid links are used to enforce compatibility between the top and bottom surfaces of the girder flanges by connecting the girder centroid to the t</w:t>
      </w:r>
      <w:r w:rsidR="004E3F04" w:rsidRPr="001E01CD">
        <w:t>op and bottom flange nodes. These nodes may be used to connect diaphragms, enforce composite action by linking to the deck, or as boundary nodes. Depending on the type and configuration of the diaphragm, the diaphragm beam elements can connect to the top or bottom flange nodes or to the girder centroid node. If connections exist in other locations on the girder, nodes may be placed at the connection location on the girder and linked to the top/bottom flange nodes or girder centroid node.</w:t>
      </w:r>
      <w:r w:rsidR="00B9566E" w:rsidRPr="001E01CD">
        <w:t xml:space="preserve"> </w:t>
      </w:r>
      <w:r w:rsidR="0058333F" w:rsidRPr="001E01CD">
        <w:fldChar w:fldCharType="begin"/>
      </w:r>
      <w:r w:rsidR="0058333F" w:rsidRPr="001E01CD">
        <w:instrText xml:space="preserve"> REF _Ref469495272 \h </w:instrText>
      </w:r>
      <w:r w:rsidR="001E01CD">
        <w:instrText xml:space="preserve"> \* MERGEFORMAT </w:instrText>
      </w:r>
      <w:r w:rsidR="0058333F" w:rsidRPr="001E01CD">
        <w:fldChar w:fldCharType="separate"/>
      </w:r>
      <w:r w:rsidR="0058333F" w:rsidRPr="001E01CD">
        <w:t xml:space="preserve">Figure </w:t>
      </w:r>
      <w:r w:rsidR="0058333F" w:rsidRPr="001E01CD">
        <w:rPr>
          <w:noProof/>
        </w:rPr>
        <w:t>3</w:t>
      </w:r>
      <w:r w:rsidR="0058333F" w:rsidRPr="001E01CD">
        <w:fldChar w:fldCharType="end"/>
      </w:r>
      <w:r w:rsidR="00B9566E" w:rsidRPr="001E01CD">
        <w:t xml:space="preserve"> shows a schematic of a typical girder-diaphragm connection</w:t>
      </w:r>
      <w:r w:rsidR="00760C00" w:rsidRPr="001E01CD">
        <w:t>.</w:t>
      </w:r>
    </w:p>
    <w:p w14:paraId="2CAE8213" w14:textId="77777777" w:rsidR="0058333F" w:rsidRPr="001E01CD" w:rsidRDefault="00625A04" w:rsidP="0058333F">
      <w:pPr>
        <w:keepNext/>
      </w:pPr>
      <w:commentRangeStart w:id="53"/>
      <w:commentRangeStart w:id="54"/>
      <w:commentRangeStart w:id="55"/>
      <w:r w:rsidRPr="001E01CD">
        <w:rPr>
          <w:noProof/>
        </w:rPr>
        <w:drawing>
          <wp:inline distT="0" distB="0" distL="0" distR="0" wp14:anchorId="2F3E0493" wp14:editId="794237DE">
            <wp:extent cx="4143375" cy="1905000"/>
            <wp:effectExtent l="0" t="0" r="9525"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3375" cy="1905000"/>
                    </a:xfrm>
                    <a:prstGeom prst="rect">
                      <a:avLst/>
                    </a:prstGeom>
                  </pic:spPr>
                </pic:pic>
              </a:graphicData>
            </a:graphic>
          </wp:inline>
        </w:drawing>
      </w:r>
      <w:commentRangeEnd w:id="53"/>
      <w:commentRangeEnd w:id="54"/>
      <w:commentRangeEnd w:id="55"/>
    </w:p>
    <w:p w14:paraId="3DC0E194" w14:textId="1FE2957B" w:rsidR="0058333F" w:rsidRPr="001E01CD" w:rsidRDefault="0058333F" w:rsidP="0058333F">
      <w:pPr>
        <w:pStyle w:val="Caption"/>
        <w:jc w:val="left"/>
      </w:pPr>
      <w:bookmarkStart w:id="56" w:name="_Ref469495272"/>
      <w:bookmarkStart w:id="57" w:name="_Toc469555957"/>
      <w:r w:rsidRPr="001E01CD">
        <w:t xml:space="preserve">Figure </w:t>
      </w:r>
      <w:fldSimple w:instr=" SEQ Figure \* ARABIC ">
        <w:r w:rsidR="00DF160C" w:rsidRPr="001E01CD">
          <w:rPr>
            <w:noProof/>
          </w:rPr>
          <w:t>3</w:t>
        </w:r>
      </w:fldSimple>
      <w:bookmarkEnd w:id="56"/>
      <w:r w:rsidRPr="001E01CD">
        <w:t xml:space="preserve">. Typical girder/diaphragm/link element connection for steel multi-girder bridge models </w:t>
      </w:r>
      <w:bookmarkEnd w:id="57"/>
      <w:sdt>
        <w:sdtPr>
          <w:id w:val="-1070343143"/>
          <w:citation/>
        </w:sdtPr>
        <w:sdtContent>
          <w:r w:rsidR="005A4E5B">
            <w:fldChar w:fldCharType="begin"/>
          </w:r>
          <w:r w:rsidR="005A4E5B">
            <w:instrText xml:space="preserve">CITATION Dav15 \l 1033 </w:instrText>
          </w:r>
          <w:r w:rsidR="005A4E5B">
            <w:fldChar w:fldCharType="separate"/>
          </w:r>
          <w:r w:rsidR="00680E39">
            <w:rPr>
              <w:noProof/>
            </w:rPr>
            <w:t>(David M. Masceri, 2015)</w:t>
          </w:r>
          <w:r w:rsidR="005A4E5B">
            <w:fldChar w:fldCharType="end"/>
          </w:r>
        </w:sdtContent>
      </w:sdt>
    </w:p>
    <w:p w14:paraId="59254FBF" w14:textId="40202815" w:rsidR="00625A04" w:rsidRPr="001E01CD" w:rsidRDefault="00AD3D26" w:rsidP="00CC43C5">
      <w:r w:rsidRPr="001E01CD">
        <w:rPr>
          <w:rStyle w:val="CommentReference"/>
        </w:rPr>
        <w:commentReference w:id="53"/>
      </w:r>
      <w:r w:rsidR="00C82BF9" w:rsidRPr="001E01CD">
        <w:rPr>
          <w:rStyle w:val="CommentReference"/>
        </w:rPr>
        <w:commentReference w:id="54"/>
      </w:r>
      <w:r w:rsidRPr="001E01CD">
        <w:rPr>
          <w:rStyle w:val="CommentReference"/>
        </w:rPr>
        <w:commentReference w:id="55"/>
      </w:r>
    </w:p>
    <w:p w14:paraId="6B8B7463" w14:textId="00EC8374" w:rsidR="00F73A99" w:rsidRPr="001E01CD" w:rsidRDefault="00F73A99">
      <w:pPr>
        <w:pStyle w:val="Heading2"/>
        <w:pPrChange w:id="58" w:author="Nick Romano" w:date="2016-12-14T15:39:00Z">
          <w:pPr>
            <w:pStyle w:val="Heading3"/>
          </w:pPr>
        </w:pPrChange>
      </w:pPr>
      <w:bookmarkStart w:id="59" w:name="_Toc469493874"/>
      <w:r w:rsidRPr="001E01CD">
        <w:t>Deck</w:t>
      </w:r>
      <w:bookmarkEnd w:id="59"/>
    </w:p>
    <w:p w14:paraId="0C7BA307" w14:textId="10CF0DFC" w:rsidR="00F73A99" w:rsidRPr="001E01CD" w:rsidRDefault="00082CB0" w:rsidP="00CC43C5">
      <w:pPr>
        <w:rPr>
          <w:ins w:id="60" w:author="Nick Romano" w:date="2016-12-14T16:17:00Z"/>
        </w:rPr>
      </w:pPr>
      <w:r w:rsidRPr="001E01CD">
        <w:t xml:space="preserve">The concrete deck is modeled using three- and four-node shell elements depending on the configuration needed. These shell elements are assigned a bending and membrane thickness equivalent to the thickness of the concrete deck. Deck nodes are located at the center of the shell element thickness. </w:t>
      </w:r>
      <w:r w:rsidR="005F50F4" w:rsidRPr="001E01CD">
        <w:t>C</w:t>
      </w:r>
      <w:r w:rsidR="004E3F04" w:rsidRPr="001E01CD">
        <w:t xml:space="preserve">omposite action </w:t>
      </w:r>
      <w:r w:rsidR="005F50F4" w:rsidRPr="001E01CD">
        <w:t xml:space="preserve">of the deck may be enforced </w:t>
      </w:r>
      <w:r w:rsidR="004E3F04" w:rsidRPr="001E01CD">
        <w:t>by connecting the girder nodes and the deck nodes</w:t>
      </w:r>
      <w:r w:rsidR="005F50F4" w:rsidRPr="001E01CD">
        <w:t xml:space="preserve"> with rigid link elements</w:t>
      </w:r>
      <w:r w:rsidR="004E3F04" w:rsidRPr="001E01CD">
        <w:t>.</w:t>
      </w:r>
      <w:r w:rsidR="0031449D" w:rsidRPr="001E01CD">
        <w:t xml:space="preserve"> Reinforcement is not considered in the model.</w:t>
      </w:r>
    </w:p>
    <w:p w14:paraId="0CFE61CE" w14:textId="77777777" w:rsidR="0058333F" w:rsidRPr="001E01CD" w:rsidRDefault="0058333F" w:rsidP="0058333F">
      <w:pPr>
        <w:pStyle w:val="Heading2"/>
        <w:rPr>
          <w:moveTo w:id="61" w:author="Nick Romano" w:date="2016-12-14T16:17:00Z"/>
        </w:rPr>
      </w:pPr>
      <w:moveToRangeStart w:id="62" w:author="Nick Romano" w:date="2016-12-14T16:17:00Z" w:name="move469495598"/>
      <w:moveTo w:id="63" w:author="Nick Romano" w:date="2016-12-14T16:17:00Z">
        <w:r w:rsidRPr="001E01CD">
          <w:lastRenderedPageBreak/>
          <w:t>Composite Action</w:t>
        </w:r>
      </w:moveTo>
    </w:p>
    <w:p w14:paraId="72583CC2" w14:textId="244AC719" w:rsidR="0058333F" w:rsidRPr="001E01CD" w:rsidRDefault="0058333F" w:rsidP="00CC43C5">
      <w:commentRangeStart w:id="64"/>
      <w:commentRangeStart w:id="65"/>
      <w:commentRangeStart w:id="66"/>
      <w:moveTo w:id="67" w:author="Nick Romano" w:date="2016-12-14T16:17:00Z">
        <w:r w:rsidRPr="001E01CD">
          <w:t>Composite action is typically enforced by using a rigid link to connect the girder nodes to the deck nodes. As an alternative to rigid links, beam elements may be used to connect the girder nodes to the deck nodes. This method allows for the magnitude and spatial degree of composite action to be modified by manipulating the stiffness of the composite action beam element.</w:t>
        </w:r>
        <w:commentRangeEnd w:id="64"/>
        <w:r w:rsidRPr="001E01CD">
          <w:rPr>
            <w:rStyle w:val="CommentReference"/>
          </w:rPr>
          <w:commentReference w:id="64"/>
        </w:r>
        <w:commentRangeEnd w:id="65"/>
        <w:r w:rsidRPr="001E01CD">
          <w:rPr>
            <w:rStyle w:val="CommentReference"/>
          </w:rPr>
          <w:commentReference w:id="65"/>
        </w:r>
        <w:commentRangeEnd w:id="66"/>
        <w:r w:rsidRPr="001E01CD">
          <w:rPr>
            <w:rStyle w:val="CommentReference"/>
          </w:rPr>
          <w:commentReference w:id="66"/>
        </w:r>
      </w:moveTo>
      <w:moveToRangeEnd w:id="62"/>
    </w:p>
    <w:p w14:paraId="00234A19" w14:textId="3057D3E7" w:rsidR="00F73A99" w:rsidRPr="001E01CD" w:rsidDel="0058333F" w:rsidRDefault="00F73A99">
      <w:pPr>
        <w:pStyle w:val="Heading2"/>
        <w:rPr>
          <w:del w:id="68" w:author="Nick Romano" w:date="2016-12-14T16:13:00Z"/>
        </w:rPr>
        <w:pPrChange w:id="69" w:author="Nick Romano" w:date="2016-12-14T15:39:00Z">
          <w:pPr>
            <w:pStyle w:val="Heading3"/>
          </w:pPr>
        </w:pPrChange>
      </w:pPr>
      <w:bookmarkStart w:id="70" w:name="_Toc469493875"/>
      <w:del w:id="71" w:author="Nick Romano" w:date="2016-12-14T16:13:00Z">
        <w:r w:rsidRPr="001E01CD" w:rsidDel="0058333F">
          <w:delText>Sidewalk &amp; Barriers</w:delText>
        </w:r>
        <w:bookmarkEnd w:id="70"/>
      </w:del>
    </w:p>
    <w:p w14:paraId="0A8A03EB" w14:textId="6D3E8316" w:rsidR="00CD0C98" w:rsidRPr="001E01CD" w:rsidDel="0058333F" w:rsidRDefault="004E3F04" w:rsidP="00CC43C5">
      <w:pPr>
        <w:rPr>
          <w:moveFrom w:id="72" w:author="Nick Romano" w:date="2016-12-14T16:13:00Z"/>
        </w:rPr>
      </w:pPr>
      <w:moveFromRangeStart w:id="73" w:author="Nick Romano" w:date="2016-12-14T16:13:00Z" w:name="move469495359"/>
      <w:moveFrom w:id="74" w:author="Nick Romano" w:date="2016-12-14T16:13:00Z">
        <w:r w:rsidRPr="001E01CD" w:rsidDel="0058333F">
          <w:t>Sidewalks are modeled using three- and four-node shell elements similar to the deck. Barriers are modeled using 2D beam element</w:t>
        </w:r>
        <w:r w:rsidR="002A765A" w:rsidRPr="001E01CD" w:rsidDel="0058333F">
          <w:t>s with the actual</w:t>
        </w:r>
        <w:r w:rsidRPr="001E01CD" w:rsidDel="0058333F">
          <w:t xml:space="preserve"> cross-section </w:t>
        </w:r>
        <w:r w:rsidR="002A765A" w:rsidRPr="001E01CD" w:rsidDel="0058333F">
          <w:t xml:space="preserve">or </w:t>
        </w:r>
        <w:r w:rsidRPr="001E01CD" w:rsidDel="0058333F">
          <w:t xml:space="preserve">as </w:t>
        </w:r>
        <w:r w:rsidR="002A765A" w:rsidRPr="001E01CD" w:rsidDel="0058333F">
          <w:t xml:space="preserve">a rectangular cross-section as </w:t>
        </w:r>
        <w:r w:rsidRPr="001E01CD" w:rsidDel="0058333F">
          <w:t xml:space="preserve">desired. </w:t>
        </w:r>
        <w:r w:rsidR="00625A04" w:rsidRPr="001E01CD" w:rsidDel="0058333F">
          <w:t xml:space="preserve">Barriers and sidewalks are </w:t>
        </w:r>
        <w:r w:rsidR="005F50F4" w:rsidRPr="001E01CD" w:rsidDel="0058333F">
          <w:t>connected</w:t>
        </w:r>
        <w:r w:rsidR="00625A04" w:rsidRPr="001E01CD" w:rsidDel="0058333F">
          <w:t xml:space="preserve"> to the deck nodes</w:t>
        </w:r>
        <w:r w:rsidR="009B63A0" w:rsidRPr="001E01CD" w:rsidDel="0058333F">
          <w:t xml:space="preserve"> </w:t>
        </w:r>
        <w:r w:rsidR="005F50F4" w:rsidRPr="001E01CD" w:rsidDel="0058333F">
          <w:t xml:space="preserve">with rigid link elements </w:t>
        </w:r>
        <w:r w:rsidR="009B63A0" w:rsidRPr="001E01CD" w:rsidDel="0058333F">
          <w:t>to enforce continuity</w:t>
        </w:r>
        <w:r w:rsidR="00625A04" w:rsidRPr="001E01CD" w:rsidDel="0058333F">
          <w:t xml:space="preserve">. </w:t>
        </w:r>
        <w:bookmarkEnd w:id="52"/>
        <w:r w:rsidR="002B5508" w:rsidRPr="001E01CD" w:rsidDel="0058333F">
          <w:t xml:space="preserve">Alternatively, </w:t>
        </w:r>
        <w:r w:rsidR="00CE7F69" w:rsidRPr="001E01CD" w:rsidDel="0058333F">
          <w:t xml:space="preserve">the mass of the barriers and sidewalks may be modeled using a distributed load. This method ignores the stiffness contribution of the barriers and sidewalks (see Section </w:t>
        </w:r>
        <w:commentRangeStart w:id="75"/>
        <w:r w:rsidR="00CE7F69" w:rsidRPr="001E01CD" w:rsidDel="0058333F">
          <w:t>2.3 Modeling Decisions and Assumptions</w:t>
        </w:r>
        <w:commentRangeEnd w:id="75"/>
        <w:r w:rsidR="00C82BF9" w:rsidRPr="001E01CD" w:rsidDel="0058333F">
          <w:rPr>
            <w:rStyle w:val="CommentReference"/>
          </w:rPr>
          <w:commentReference w:id="75"/>
        </w:r>
        <w:r w:rsidR="00CE7F69" w:rsidRPr="001E01CD" w:rsidDel="0058333F">
          <w:t>).</w:t>
        </w:r>
      </w:moveFrom>
    </w:p>
    <w:p w14:paraId="2A5334C4" w14:textId="6053DE4F" w:rsidR="005E6D7F" w:rsidRPr="001E01CD" w:rsidRDefault="005E6D7F">
      <w:pPr>
        <w:pStyle w:val="Heading2"/>
        <w:rPr>
          <w:ins w:id="76" w:author="Nick Romano" w:date="2016-12-14T15:38:00Z"/>
        </w:rPr>
        <w:pPrChange w:id="77" w:author="Nick Romano" w:date="2016-12-14T15:39:00Z">
          <w:pPr>
            <w:pStyle w:val="Heading3"/>
          </w:pPr>
        </w:pPrChange>
      </w:pPr>
      <w:bookmarkStart w:id="78" w:name="_Toc469493876"/>
      <w:moveFromRangeEnd w:id="73"/>
      <w:r w:rsidRPr="001E01CD">
        <w:t>Boundary Conditions</w:t>
      </w:r>
      <w:bookmarkEnd w:id="78"/>
    </w:p>
    <w:p w14:paraId="5581C69E" w14:textId="6125D844" w:rsidR="00D1325A" w:rsidRPr="001E01CD" w:rsidRDefault="00D1325A" w:rsidP="00D1325A">
      <w:pPr>
        <w:rPr>
          <w:moveTo w:id="79" w:author="Nick Romano" w:date="2016-12-14T15:38:00Z"/>
          <w:sz w:val="20"/>
        </w:rPr>
      </w:pPr>
      <w:moveToRangeStart w:id="80" w:author="Nick Romano" w:date="2016-12-14T15:38:00Z" w:name="move469493246"/>
      <w:moveTo w:id="81" w:author="Nick Romano" w:date="2016-12-14T15:38:00Z">
        <w:r w:rsidRPr="001E01CD">
          <w:rPr>
            <w:szCs w:val="23"/>
          </w:rPr>
          <w:t xml:space="preserve">Boundary conditions may be defined based on construction drawings, inspection reports or field observations. In the absence of such information, the boundary conditions should be defined to provide the least amount of restraint while keeping the model stable. Assigning the least restraint avoids problems that may result from over-constraining the model.  This is achieved by restraining all supports in the vertical direction, restraining the exterior girders in the longitudinal direction at one abutment, and restraining the central girder in the transverse direction at that same abutment. In this </w:t>
        </w:r>
        <w:r w:rsidR="00013286" w:rsidRPr="001E01CD">
          <w:rPr>
            <w:szCs w:val="23"/>
          </w:rPr>
          <w:t>manner,</w:t>
        </w:r>
        <w:r w:rsidRPr="001E01CD">
          <w:rPr>
            <w:szCs w:val="23"/>
          </w:rPr>
          <w:t xml:space="preserve"> local self-equilibrating forces are avoided. Unless there is evidence opposing this modeling decision (i.e. inspection report, plans, etc.) all models should be restrained in this fashion for basic load rating purposes. This method of assigning boundary conditions represents an idealistic approach necessary for initial evaluation and load rating, rather than the realistic approach that may be employed when calibrating the model. </w:t>
        </w:r>
      </w:moveTo>
      <w:r w:rsidR="007339E0" w:rsidRPr="001E01CD">
        <w:rPr>
          <w:szCs w:val="23"/>
        </w:rPr>
        <w:fldChar w:fldCharType="begin"/>
      </w:r>
      <w:r w:rsidR="007339E0" w:rsidRPr="001E01CD">
        <w:rPr>
          <w:szCs w:val="23"/>
        </w:rPr>
        <w:instrText xml:space="preserve"> REF _Ref469495863 \h </w:instrText>
      </w:r>
      <w:r w:rsidR="001E01CD">
        <w:rPr>
          <w:szCs w:val="23"/>
        </w:rPr>
        <w:instrText xml:space="preserve"> \* MERGEFORMAT </w:instrText>
      </w:r>
      <w:r w:rsidR="007339E0" w:rsidRPr="001E01CD">
        <w:rPr>
          <w:szCs w:val="23"/>
        </w:rPr>
      </w:r>
      <w:r w:rsidR="007339E0" w:rsidRPr="001E01CD">
        <w:rPr>
          <w:szCs w:val="23"/>
        </w:rPr>
        <w:fldChar w:fldCharType="separate"/>
      </w:r>
      <w:r w:rsidR="007339E0" w:rsidRPr="001E01CD">
        <w:t xml:space="preserve">Figure </w:t>
      </w:r>
      <w:r w:rsidR="007339E0" w:rsidRPr="001E01CD">
        <w:rPr>
          <w:noProof/>
        </w:rPr>
        <w:t>4</w:t>
      </w:r>
      <w:r w:rsidR="007339E0" w:rsidRPr="001E01CD">
        <w:rPr>
          <w:szCs w:val="23"/>
        </w:rPr>
        <w:fldChar w:fldCharType="end"/>
      </w:r>
      <w:moveTo w:id="82" w:author="Nick Romano" w:date="2016-12-14T15:38:00Z">
        <w:r w:rsidRPr="001E01CD">
          <w:rPr>
            <w:szCs w:val="23"/>
          </w:rPr>
          <w:t xml:space="preserve"> below shows a </w:t>
        </w:r>
      </w:moveTo>
      <w:r w:rsidR="007339E0" w:rsidRPr="001E01CD">
        <w:rPr>
          <w:szCs w:val="23"/>
        </w:rPr>
        <w:t>two</w:t>
      </w:r>
      <w:moveTo w:id="83" w:author="Nick Romano" w:date="2016-12-14T15:38:00Z">
        <w:r w:rsidRPr="001E01CD">
          <w:rPr>
            <w:szCs w:val="23"/>
          </w:rPr>
          <w:t>-</w:t>
        </w:r>
      </w:moveTo>
      <w:r w:rsidR="007339E0" w:rsidRPr="001E01CD">
        <w:rPr>
          <w:szCs w:val="23"/>
        </w:rPr>
        <w:t>s</w:t>
      </w:r>
      <w:moveTo w:id="84" w:author="Nick Romano" w:date="2016-12-14T15:38:00Z">
        <w:r w:rsidRPr="001E01CD">
          <w:rPr>
            <w:szCs w:val="23"/>
          </w:rPr>
          <w:t xml:space="preserve">pan continuous structure as an example of boundary conditions imposed in this manner. </w:t>
        </w:r>
      </w:moveTo>
    </w:p>
    <w:p w14:paraId="000A27B1" w14:textId="77777777" w:rsidR="007339E0" w:rsidRPr="001E01CD" w:rsidRDefault="00D1325A" w:rsidP="007339E0">
      <w:pPr>
        <w:keepNext/>
        <w:ind w:left="90"/>
      </w:pPr>
      <w:moveTo w:id="85" w:author="Nick Romano" w:date="2016-12-14T15:38:00Z">
        <w:r w:rsidRPr="001E01CD">
          <w:rPr>
            <w:noProof/>
          </w:rPr>
          <w:lastRenderedPageBreak/>
          <w:drawing>
            <wp:inline distT="0" distB="0" distL="0" distR="0" wp14:anchorId="13378BA4" wp14:editId="54F4CA40">
              <wp:extent cx="4623758" cy="2069196"/>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0387" cy="2067687"/>
                      </a:xfrm>
                      <a:prstGeom prst="rect">
                        <a:avLst/>
                      </a:prstGeom>
                    </pic:spPr>
                  </pic:pic>
                </a:graphicData>
              </a:graphic>
            </wp:inline>
          </w:drawing>
        </w:r>
      </w:moveTo>
    </w:p>
    <w:p w14:paraId="6EAD8E43" w14:textId="476719EB" w:rsidR="00D1325A" w:rsidRPr="001E01CD" w:rsidRDefault="007339E0" w:rsidP="007339E0">
      <w:pPr>
        <w:pStyle w:val="Caption"/>
        <w:jc w:val="left"/>
        <w:rPr>
          <w:moveTo w:id="86" w:author="Nick Romano" w:date="2016-12-14T15:38:00Z"/>
        </w:rPr>
      </w:pPr>
      <w:bookmarkStart w:id="87" w:name="_Ref469495863"/>
      <w:bookmarkStart w:id="88" w:name="_Toc469555958"/>
      <w:r w:rsidRPr="001E01CD">
        <w:t xml:space="preserve">Figure </w:t>
      </w:r>
      <w:fldSimple w:instr=" SEQ Figure \* ARABIC ">
        <w:r w:rsidR="00DF160C" w:rsidRPr="001E01CD">
          <w:rPr>
            <w:noProof/>
          </w:rPr>
          <w:t>4</w:t>
        </w:r>
      </w:fldSimple>
      <w:bookmarkEnd w:id="87"/>
      <w:r w:rsidRPr="001E01CD">
        <w:t xml:space="preserve">. Example boundary conditions for a two-span continuous bridge </w:t>
      </w:r>
      <w:bookmarkEnd w:id="88"/>
      <w:sdt>
        <w:sdtPr>
          <w:id w:val="1179080306"/>
          <w:citation/>
        </w:sdtPr>
        <w:sdtContent>
          <w:r w:rsidR="005A4E5B">
            <w:fldChar w:fldCharType="begin"/>
          </w:r>
          <w:r w:rsidR="005A4E5B">
            <w:instrText xml:space="preserve">CITATION Dav15 \l 1033 </w:instrText>
          </w:r>
          <w:r w:rsidR="005A4E5B">
            <w:fldChar w:fldCharType="separate"/>
          </w:r>
          <w:r w:rsidR="00680E39">
            <w:rPr>
              <w:noProof/>
            </w:rPr>
            <w:t>(David M. Masceri, 2015)</w:t>
          </w:r>
          <w:r w:rsidR="005A4E5B">
            <w:fldChar w:fldCharType="end"/>
          </w:r>
        </w:sdtContent>
      </w:sdt>
    </w:p>
    <w:moveToRangeEnd w:id="80"/>
    <w:p w14:paraId="0C8479AF" w14:textId="584A322F" w:rsidR="00D1325A" w:rsidRPr="001E01CD" w:rsidRDefault="00D1325A" w:rsidP="00CC43C5">
      <w:pPr>
        <w:pStyle w:val="Heading3"/>
      </w:pPr>
    </w:p>
    <w:p w14:paraId="013DA3FD" w14:textId="1C061B07" w:rsidR="00CD0C98" w:rsidRPr="001E01CD" w:rsidDel="00D1325A" w:rsidRDefault="00221271" w:rsidP="00CC43C5">
      <w:pPr>
        <w:rPr>
          <w:del w:id="89" w:author="Nick Romano" w:date="2016-12-14T15:38:00Z"/>
        </w:rPr>
      </w:pPr>
      <w:commentRangeStart w:id="90"/>
      <w:commentRangeStart w:id="91"/>
      <w:commentRangeStart w:id="92"/>
      <w:del w:id="93" w:author="Nick Romano" w:date="2016-12-14T15:38:00Z">
        <w:r w:rsidRPr="001E01CD" w:rsidDel="00D1325A">
          <w:delText xml:space="preserve">Boundary conditions </w:delText>
        </w:r>
        <w:r w:rsidR="000D66D9" w:rsidRPr="001E01CD" w:rsidDel="00D1325A">
          <w:delText>may be</w:delText>
        </w:r>
        <w:r w:rsidRPr="001E01CD" w:rsidDel="00D1325A">
          <w:delText xml:space="preserve"> enforced as described in </w:delText>
        </w:r>
        <w:commentRangeStart w:id="94"/>
        <w:r w:rsidRPr="001E01CD" w:rsidDel="00D1325A">
          <w:delText xml:space="preserve">Section </w:delText>
        </w:r>
        <w:r w:rsidR="00760C00" w:rsidRPr="001E01CD" w:rsidDel="00D1325A">
          <w:delText>2.3</w:delText>
        </w:r>
        <w:commentRangeEnd w:id="94"/>
        <w:r w:rsidR="00C82BF9" w:rsidRPr="001E01CD" w:rsidDel="00D1325A">
          <w:rPr>
            <w:rStyle w:val="CommentReference"/>
          </w:rPr>
          <w:commentReference w:id="94"/>
        </w:r>
        <w:r w:rsidRPr="001E01CD" w:rsidDel="00D1325A">
          <w:delText xml:space="preserve">. Boundary conditions may be </w:delText>
        </w:r>
        <w:r w:rsidR="00760C00" w:rsidRPr="001E01CD" w:rsidDel="00D1325A">
          <w:delText>modeled and/or updated</w:delText>
        </w:r>
        <w:r w:rsidRPr="001E01CD" w:rsidDel="00D1325A">
          <w:delText xml:space="preserve"> to reflect field observations or findings from experimental data.</w:delText>
        </w:r>
        <w:commentRangeEnd w:id="90"/>
        <w:r w:rsidR="00C82BF9" w:rsidRPr="001E01CD" w:rsidDel="00D1325A">
          <w:rPr>
            <w:rStyle w:val="CommentReference"/>
          </w:rPr>
          <w:commentReference w:id="90"/>
        </w:r>
        <w:commentRangeEnd w:id="91"/>
        <w:r w:rsidR="00582249" w:rsidRPr="001E01CD" w:rsidDel="00D1325A">
          <w:rPr>
            <w:rStyle w:val="CommentReference"/>
          </w:rPr>
          <w:commentReference w:id="91"/>
        </w:r>
      </w:del>
      <w:bookmarkStart w:id="95" w:name="_Toc469493809"/>
      <w:bookmarkStart w:id="96" w:name="_Toc469493877"/>
      <w:commentRangeEnd w:id="92"/>
      <w:r w:rsidR="00D1325A" w:rsidRPr="001E01CD">
        <w:rPr>
          <w:rStyle w:val="CommentReference"/>
        </w:rPr>
        <w:commentReference w:id="92"/>
      </w:r>
      <w:bookmarkEnd w:id="95"/>
      <w:bookmarkEnd w:id="96"/>
    </w:p>
    <w:p w14:paraId="35DB6555" w14:textId="3B10639A" w:rsidR="005E6D7F" w:rsidRPr="001E01CD" w:rsidDel="0058333F" w:rsidRDefault="005E6D7F">
      <w:pPr>
        <w:pStyle w:val="Heading2"/>
        <w:rPr>
          <w:moveFrom w:id="97" w:author="Nick Romano" w:date="2016-12-14T16:17:00Z"/>
        </w:rPr>
        <w:pPrChange w:id="98" w:author="Nick Romano" w:date="2016-12-14T15:39:00Z">
          <w:pPr>
            <w:pStyle w:val="Heading3"/>
          </w:pPr>
        </w:pPrChange>
      </w:pPr>
      <w:bookmarkStart w:id="99" w:name="_Toc469493878"/>
      <w:moveFromRangeStart w:id="100" w:author="Nick Romano" w:date="2016-12-14T16:17:00Z" w:name="move469495598"/>
      <w:moveFrom w:id="101" w:author="Nick Romano" w:date="2016-12-14T16:17:00Z">
        <w:r w:rsidRPr="001E01CD" w:rsidDel="0058333F">
          <w:t>Composite Action</w:t>
        </w:r>
        <w:bookmarkEnd w:id="99"/>
      </w:moveFrom>
    </w:p>
    <w:p w14:paraId="075753A7" w14:textId="017363B8" w:rsidR="008F0C37" w:rsidRPr="001E01CD" w:rsidDel="0058333F" w:rsidRDefault="001E6DCA" w:rsidP="00CC43C5">
      <w:pPr>
        <w:rPr>
          <w:moveFrom w:id="102" w:author="Nick Romano" w:date="2016-12-14T16:17:00Z"/>
        </w:rPr>
      </w:pPr>
      <w:commentRangeStart w:id="103"/>
      <w:commentRangeStart w:id="104"/>
      <w:commentRangeStart w:id="105"/>
      <w:moveFrom w:id="106" w:author="Nick Romano" w:date="2016-12-14T16:17:00Z">
        <w:r w:rsidRPr="001E01CD" w:rsidDel="0058333F">
          <w:t xml:space="preserve">Composite action is typically enforced by using a rigid link to connect the girder nodes to the deck nodes. As an alternative to rigid links, beam elements may be used to connect the girder nodes to the deck nodes. This method allows for the magnitude and spatial degree of composite action to be modified by manipulating the </w:t>
        </w:r>
        <w:r w:rsidR="00CB5D8B" w:rsidRPr="001E01CD" w:rsidDel="0058333F">
          <w:t>stiffness</w:t>
        </w:r>
        <w:r w:rsidR="003D3103" w:rsidRPr="001E01CD" w:rsidDel="0058333F">
          <w:t xml:space="preserve"> of the </w:t>
        </w:r>
        <w:r w:rsidR="00CB5D8B" w:rsidRPr="001E01CD" w:rsidDel="0058333F">
          <w:t xml:space="preserve">composite action </w:t>
        </w:r>
        <w:r w:rsidR="003D3103" w:rsidRPr="001E01CD" w:rsidDel="0058333F">
          <w:t>beam element.</w:t>
        </w:r>
        <w:commentRangeEnd w:id="103"/>
        <w:r w:rsidR="00C82BF9" w:rsidRPr="001E01CD" w:rsidDel="0058333F">
          <w:rPr>
            <w:rStyle w:val="CommentReference"/>
          </w:rPr>
          <w:commentReference w:id="103"/>
        </w:r>
        <w:commentRangeEnd w:id="104"/>
        <w:r w:rsidR="00582249" w:rsidRPr="001E01CD" w:rsidDel="0058333F">
          <w:rPr>
            <w:rStyle w:val="CommentReference"/>
          </w:rPr>
          <w:commentReference w:id="104"/>
        </w:r>
        <w:commentRangeEnd w:id="105"/>
        <w:r w:rsidR="00D1325A" w:rsidRPr="001E01CD" w:rsidDel="0058333F">
          <w:rPr>
            <w:rStyle w:val="CommentReference"/>
          </w:rPr>
          <w:commentReference w:id="105"/>
        </w:r>
      </w:moveFrom>
    </w:p>
    <w:p w14:paraId="247F0CBF" w14:textId="06C7F5F0" w:rsidR="008F0C37" w:rsidRPr="001E01CD" w:rsidDel="0058333F" w:rsidRDefault="008F0C37">
      <w:pPr>
        <w:pStyle w:val="Heading2"/>
        <w:rPr>
          <w:del w:id="107" w:author="Nick Romano" w:date="2016-12-14T16:18:00Z"/>
        </w:rPr>
        <w:pPrChange w:id="108" w:author="Nick Romano" w:date="2016-12-14T15:40:00Z">
          <w:pPr>
            <w:pStyle w:val="Heading3"/>
          </w:pPr>
        </w:pPrChange>
      </w:pPr>
      <w:bookmarkStart w:id="109" w:name="_Toc469493879"/>
      <w:moveFromRangeEnd w:id="100"/>
      <w:del w:id="110" w:author="Nick Romano" w:date="2016-12-14T16:18:00Z">
        <w:r w:rsidRPr="001E01CD" w:rsidDel="0058333F">
          <w:delText>Element Discretization</w:delText>
        </w:r>
        <w:bookmarkEnd w:id="109"/>
        <w:r w:rsidRPr="001E01CD" w:rsidDel="0058333F">
          <w:delText xml:space="preserve"> </w:delText>
        </w:r>
      </w:del>
    </w:p>
    <w:p w14:paraId="4D31824A" w14:textId="1EA8853C" w:rsidR="00611DFF" w:rsidRPr="001E01CD" w:rsidDel="0058333F" w:rsidRDefault="00623951" w:rsidP="00CC43C5">
      <w:pPr>
        <w:rPr>
          <w:del w:id="111" w:author="Nick Romano" w:date="2016-12-14T16:18:00Z"/>
        </w:rPr>
      </w:pPr>
      <w:del w:id="112" w:author="Nick Romano" w:date="2016-12-14T16:18:00Z">
        <w:r w:rsidRPr="001E01CD" w:rsidDel="0058333F">
          <w:delText xml:space="preserve">Element discretization is relative to the size of the structure. It is important to coordinate the mesh sizing between the girder and deck elements so that adjacent nodes line up in parallel or perpendicular global grid coordinates. </w:delText>
        </w:r>
        <w:r w:rsidR="00611DFF" w:rsidRPr="001E01CD" w:rsidDel="0058333F">
          <w:delText>A</w:delText>
        </w:r>
        <w:r w:rsidRPr="001E01CD" w:rsidDel="0058333F">
          <w:delText xml:space="preserve"> few</w:delText>
        </w:r>
        <w:r w:rsidR="00611DFF" w:rsidRPr="001E01CD" w:rsidDel="0058333F">
          <w:delText xml:space="preserve"> rule</w:delText>
        </w:r>
        <w:r w:rsidRPr="001E01CD" w:rsidDel="0058333F">
          <w:delText>s</w:delText>
        </w:r>
        <w:r w:rsidR="00611DFF" w:rsidRPr="001E01CD" w:rsidDel="0058333F">
          <w:delText xml:space="preserve"> of thumb </w:delText>
        </w:r>
        <w:r w:rsidRPr="001E01CD" w:rsidDel="0058333F">
          <w:delText xml:space="preserve">are as follows: </w:delText>
        </w:r>
        <w:commentRangeStart w:id="113"/>
        <w:commentRangeStart w:id="114"/>
        <w:commentRangeStart w:id="115"/>
        <w:r w:rsidRPr="001E01CD" w:rsidDel="0058333F">
          <w:delText xml:space="preserve">(1) </w:delText>
        </w:r>
        <w:r w:rsidR="00611DFF" w:rsidRPr="001E01CD" w:rsidDel="0058333F">
          <w:delText xml:space="preserve">the </w:delText>
        </w:r>
        <w:r w:rsidR="0042225A" w:rsidRPr="001E01CD" w:rsidDel="0058333F">
          <w:delText xml:space="preserve">aspect </w:delText>
        </w:r>
        <w:r w:rsidR="00611DFF" w:rsidRPr="001E01CD" w:rsidDel="0058333F">
          <w:delText xml:space="preserve">ratio of </w:delText>
        </w:r>
        <w:r w:rsidRPr="001E01CD" w:rsidDel="0058333F">
          <w:delText xml:space="preserve">shell element </w:delText>
        </w:r>
        <w:r w:rsidR="00611DFF" w:rsidRPr="001E01CD" w:rsidDel="0058333F">
          <w:delText>dimensio</w:delText>
        </w:r>
        <w:r w:rsidRPr="001E01CD" w:rsidDel="0058333F">
          <w:delText xml:space="preserve">ns </w:delText>
        </w:r>
        <w:r w:rsidR="00CB5D8B" w:rsidRPr="001E01CD" w:rsidDel="0058333F">
          <w:delText xml:space="preserve">should generally be limited </w:delText>
        </w:r>
        <w:r w:rsidRPr="001E01CD" w:rsidDel="0058333F">
          <w:delText>to 2:1,</w:delText>
        </w:r>
        <w:r w:rsidR="00CB5D8B" w:rsidRPr="001E01CD" w:rsidDel="0058333F">
          <w:delText xml:space="preserve"> with none having an aspect ratio greater than 5:1,</w:delText>
        </w:r>
        <w:commentRangeEnd w:id="113"/>
        <w:r w:rsidR="00C82BF9" w:rsidRPr="001E01CD" w:rsidDel="0058333F">
          <w:rPr>
            <w:rStyle w:val="CommentReference"/>
          </w:rPr>
          <w:commentReference w:id="113"/>
        </w:r>
        <w:commentRangeEnd w:id="114"/>
        <w:r w:rsidR="00582249" w:rsidRPr="001E01CD" w:rsidDel="0058333F">
          <w:rPr>
            <w:rStyle w:val="CommentReference"/>
          </w:rPr>
          <w:commentReference w:id="114"/>
        </w:r>
        <w:commentRangeEnd w:id="115"/>
        <w:r w:rsidR="00D1325A" w:rsidRPr="001E01CD" w:rsidDel="0058333F">
          <w:rPr>
            <w:rStyle w:val="CommentReference"/>
          </w:rPr>
          <w:commentReference w:id="115"/>
        </w:r>
        <w:r w:rsidRPr="001E01CD" w:rsidDel="0058333F">
          <w:delText xml:space="preserve"> </w:delText>
        </w:r>
        <w:commentRangeStart w:id="116"/>
        <w:commentRangeStart w:id="117"/>
        <w:commentRangeStart w:id="118"/>
        <w:r w:rsidRPr="001E01CD" w:rsidDel="0058333F">
          <w:delText xml:space="preserve">(2) elements </w:delText>
        </w:r>
        <w:r w:rsidR="0042225A" w:rsidRPr="001E01CD" w:rsidDel="0058333F">
          <w:delText>should be</w:delText>
        </w:r>
        <w:r w:rsidRPr="001E01CD" w:rsidDel="0058333F">
          <w:delText xml:space="preserve"> discretized at approximately </w:delText>
        </w:r>
        <w:r w:rsidR="0042225A" w:rsidRPr="001E01CD" w:rsidDel="0058333F">
          <w:delText>1/6 to 1/8 of the girder spacing</w:delText>
        </w:r>
      </w:del>
      <w:del w:id="119" w:author="Nick Romano" w:date="2016-12-14T15:45:00Z">
        <w:r w:rsidR="0042225A" w:rsidRPr="001E01CD" w:rsidDel="00D1325A">
          <w:delText>.</w:delText>
        </w:r>
        <w:commentRangeEnd w:id="116"/>
        <w:r w:rsidR="00C82BF9" w:rsidRPr="001E01CD" w:rsidDel="00D1325A">
          <w:rPr>
            <w:rStyle w:val="CommentReference"/>
          </w:rPr>
          <w:commentReference w:id="116"/>
        </w:r>
        <w:commentRangeEnd w:id="117"/>
        <w:r w:rsidR="00582249" w:rsidRPr="001E01CD" w:rsidDel="00D1325A">
          <w:rPr>
            <w:rStyle w:val="CommentReference"/>
          </w:rPr>
          <w:commentReference w:id="117"/>
        </w:r>
        <w:commentRangeEnd w:id="118"/>
        <w:r w:rsidR="00D1325A" w:rsidRPr="001E01CD" w:rsidDel="00D1325A">
          <w:rPr>
            <w:rStyle w:val="CommentReference"/>
          </w:rPr>
          <w:commentReference w:id="118"/>
        </w:r>
      </w:del>
      <w:del w:id="120" w:author="Nick Romano" w:date="2016-12-14T16:18:00Z">
        <w:r w:rsidR="0042225A" w:rsidRPr="001E01CD" w:rsidDel="0058333F">
          <w:delText xml:space="preserve"> </w:delText>
        </w:r>
      </w:del>
      <w:del w:id="121" w:author="Nick Romano" w:date="2016-12-14T15:45:00Z">
        <w:r w:rsidR="0042225A" w:rsidRPr="001E01CD" w:rsidDel="00D1325A">
          <w:delText xml:space="preserve">For </w:delText>
        </w:r>
        <w:commentRangeStart w:id="122"/>
        <w:commentRangeStart w:id="123"/>
        <w:r w:rsidR="0042225A" w:rsidRPr="001E01CD" w:rsidDel="00D1325A">
          <w:delText>typical multi-girder bridges</w:delText>
        </w:r>
        <w:r w:rsidR="001B6967" w:rsidRPr="001E01CD" w:rsidDel="00D1325A">
          <w:delText xml:space="preserve"> it is recommended that models should have an average element size of </w:delText>
        </w:r>
      </w:del>
      <w:del w:id="124" w:author="Nick Romano" w:date="2016-12-14T16:18:00Z">
        <w:r w:rsidR="001B6967" w:rsidRPr="001E01CD" w:rsidDel="0058333F">
          <w:delText>12</w:delText>
        </w:r>
        <w:r w:rsidR="00CB5D8B" w:rsidRPr="001E01CD" w:rsidDel="0058333F">
          <w:delText>-24</w:delText>
        </w:r>
        <w:r w:rsidR="001B6967" w:rsidRPr="001E01CD" w:rsidDel="0058333F">
          <w:delText xml:space="preserve"> inches.</w:delText>
        </w:r>
        <w:commentRangeEnd w:id="122"/>
        <w:r w:rsidR="00C82BF9" w:rsidRPr="001E01CD" w:rsidDel="0058333F">
          <w:rPr>
            <w:rStyle w:val="CommentReference"/>
          </w:rPr>
          <w:commentReference w:id="122"/>
        </w:r>
        <w:commentRangeEnd w:id="123"/>
        <w:r w:rsidR="00582249" w:rsidRPr="001E01CD" w:rsidDel="0058333F">
          <w:rPr>
            <w:rStyle w:val="CommentReference"/>
          </w:rPr>
          <w:commentReference w:id="123"/>
        </w:r>
      </w:del>
    </w:p>
    <w:p w14:paraId="195B2559" w14:textId="5882EDB7" w:rsidR="00760C00" w:rsidRPr="001E01CD" w:rsidDel="00D1325A" w:rsidRDefault="00760C00" w:rsidP="00CC43C5">
      <w:pPr>
        <w:pStyle w:val="Heading2"/>
        <w:rPr>
          <w:del w:id="125" w:author="Nick Romano" w:date="2016-12-14T15:39:00Z"/>
        </w:rPr>
      </w:pPr>
      <w:del w:id="126" w:author="Nick Romano" w:date="2016-12-14T15:39:00Z">
        <w:r w:rsidRPr="001E01CD" w:rsidDel="00D1325A">
          <w:delText>Modeling Decisions &amp; Assumptions</w:delText>
        </w:r>
      </w:del>
    </w:p>
    <w:p w14:paraId="144626F1" w14:textId="110373F1" w:rsidR="00760C00" w:rsidRPr="001E01CD" w:rsidDel="00D1325A" w:rsidRDefault="00760C00" w:rsidP="00CC43C5">
      <w:pPr>
        <w:rPr>
          <w:del w:id="127" w:author="Nick Romano" w:date="2016-12-14T15:39:00Z"/>
        </w:rPr>
      </w:pPr>
      <w:del w:id="128" w:author="Nick Romano" w:date="2016-12-14T15:39:00Z">
        <w:r w:rsidRPr="001E01CD" w:rsidDel="00D1325A">
          <w:delText xml:space="preserve">The following </w:delText>
        </w:r>
        <w:r w:rsidR="006929C0" w:rsidRPr="001E01CD" w:rsidDel="00D1325A">
          <w:delText>guidelines detail optional</w:delText>
        </w:r>
        <w:r w:rsidRPr="001E01CD" w:rsidDel="00D1325A">
          <w:delText xml:space="preserve"> mod</w:delText>
        </w:r>
        <w:r w:rsidR="006929C0" w:rsidRPr="001E01CD" w:rsidDel="00D1325A">
          <w:delText xml:space="preserve">eling decisions </w:delText>
        </w:r>
        <w:r w:rsidR="008C1521" w:rsidRPr="001E01CD" w:rsidDel="00D1325A">
          <w:delText>or</w:delText>
        </w:r>
        <w:r w:rsidR="006929C0" w:rsidRPr="001E01CD" w:rsidDel="00D1325A">
          <w:delText xml:space="preserve"> assumptions.</w:delText>
        </w:r>
      </w:del>
    </w:p>
    <w:p w14:paraId="6250B4D4" w14:textId="77777777" w:rsidR="00760C00" w:rsidRPr="001E01CD" w:rsidRDefault="00760C00">
      <w:pPr>
        <w:pStyle w:val="Heading2"/>
        <w:pPrChange w:id="129" w:author="Nick Romano" w:date="2016-12-14T15:40:00Z">
          <w:pPr>
            <w:pStyle w:val="Heading3"/>
          </w:pPr>
        </w:pPrChange>
      </w:pPr>
      <w:bookmarkStart w:id="130" w:name="_Toc469493880"/>
      <w:r w:rsidRPr="001E01CD">
        <w:lastRenderedPageBreak/>
        <w:t>Modeling of Haunches</w:t>
      </w:r>
      <w:bookmarkEnd w:id="130"/>
    </w:p>
    <w:p w14:paraId="7C5816B1" w14:textId="0E199076" w:rsidR="00F31C5D" w:rsidRPr="001E01CD" w:rsidRDefault="00760C00" w:rsidP="00CC43C5">
      <w:pPr>
        <w:spacing w:after="0" w:line="240" w:lineRule="auto"/>
      </w:pPr>
      <w:r w:rsidRPr="001E01CD">
        <w:t xml:space="preserve">For structures with a concrete haunch, </w:t>
      </w:r>
      <w:r w:rsidR="00392822" w:rsidRPr="001E01CD">
        <w:t xml:space="preserve">modeling </w:t>
      </w:r>
      <w:r w:rsidR="00992BD6" w:rsidRPr="001E01CD">
        <w:t xml:space="preserve">the geometry </w:t>
      </w:r>
      <w:r w:rsidR="00392822" w:rsidRPr="001E01CD">
        <w:t xml:space="preserve">of the haunches using beam or shell elements is not required. </w:t>
      </w:r>
      <w:r w:rsidRPr="001E01CD">
        <w:t xml:space="preserve">Instead, the </w:t>
      </w:r>
      <w:r w:rsidR="00392822" w:rsidRPr="001E01CD">
        <w:t xml:space="preserve">girder </w:t>
      </w:r>
      <w:r w:rsidRPr="001E01CD">
        <w:t xml:space="preserve">beam elements </w:t>
      </w:r>
      <w:r w:rsidR="00392822" w:rsidRPr="001E01CD">
        <w:t>may be</w:t>
      </w:r>
      <w:r w:rsidRPr="001E01CD">
        <w:t xml:space="preserve"> offset from </w:t>
      </w:r>
      <w:r w:rsidR="00CB5D8B" w:rsidRPr="001E01CD">
        <w:t>the centroid of the girder section</w:t>
      </w:r>
      <w:r w:rsidRPr="001E01CD">
        <w:t xml:space="preserve"> by a distance equivalent to th</w:t>
      </w:r>
      <w:r w:rsidR="00392822" w:rsidRPr="001E01CD">
        <w:t>e depth of the concrete haunch</w:t>
      </w:r>
      <w:r w:rsidRPr="001E01CD">
        <w:t xml:space="preserve">. </w:t>
      </w:r>
      <w:r w:rsidR="00F31C5D" w:rsidRPr="001E01CD">
        <w:t>The</w:t>
      </w:r>
      <w:r w:rsidRPr="001E01CD">
        <w:t xml:space="preserve"> offset serves to effectively increase the moment arm between the centroid of the deck and the centroid of the steel beam to match </w:t>
      </w:r>
      <w:r w:rsidR="00F31C5D" w:rsidRPr="001E01CD">
        <w:t>the geometry</w:t>
      </w:r>
      <w:r w:rsidRPr="001E01CD">
        <w:t xml:space="preserve"> of the actual structure. </w:t>
      </w:r>
      <w:r w:rsidR="009F115E" w:rsidRPr="001E01CD">
        <w:t>It is important to note that t</w:t>
      </w:r>
      <w:r w:rsidR="00F31C5D" w:rsidRPr="001E01CD">
        <w:t>his method ignores the mass of the haunches</w:t>
      </w:r>
      <w:r w:rsidR="009F115E" w:rsidRPr="001E01CD">
        <w:t>.</w:t>
      </w:r>
      <w:r w:rsidR="00F31C5D" w:rsidRPr="001E01CD">
        <w:t xml:space="preserve"> </w:t>
      </w:r>
      <w:r w:rsidR="009F115E" w:rsidRPr="001E01CD">
        <w:t>Therefore</w:t>
      </w:r>
      <w:r w:rsidR="00F31C5D" w:rsidRPr="001E01CD">
        <w:t xml:space="preserve">, when using this method, </w:t>
      </w:r>
      <w:r w:rsidR="009F115E" w:rsidRPr="001E01CD">
        <w:t xml:space="preserve">the modeling engineer must decide whether to include the dead load </w:t>
      </w:r>
      <w:r w:rsidR="00F31C5D" w:rsidRPr="001E01CD">
        <w:t xml:space="preserve">due to the concrete haunches. This may be accomplished in several ways, the simplest </w:t>
      </w:r>
      <w:r w:rsidR="00CB5D8B" w:rsidRPr="001E01CD">
        <w:t>of which is</w:t>
      </w:r>
      <w:r w:rsidR="00F31C5D" w:rsidRPr="001E01CD">
        <w:t xml:space="preserve"> to include distributed loads in the model </w:t>
      </w:r>
      <w:r w:rsidR="00CB5D8B" w:rsidRPr="001E01CD">
        <w:t>corresponding to</w:t>
      </w:r>
      <w:r w:rsidR="00F31C5D" w:rsidRPr="001E01CD">
        <w:t xml:space="preserve"> the weight of the haunch.</w:t>
      </w:r>
    </w:p>
    <w:p w14:paraId="24DE39D5" w14:textId="77777777" w:rsidR="00F31C5D" w:rsidRPr="001E01CD" w:rsidRDefault="00F31C5D" w:rsidP="00CC43C5">
      <w:pPr>
        <w:spacing w:after="0" w:line="240" w:lineRule="auto"/>
      </w:pPr>
    </w:p>
    <w:p w14:paraId="50D999CE" w14:textId="40DC7B61" w:rsidR="00760C00" w:rsidRPr="001E01CD" w:rsidRDefault="00F31C5D" w:rsidP="00CC43C5">
      <w:pPr>
        <w:spacing w:after="0" w:line="240" w:lineRule="auto"/>
      </w:pPr>
      <w:r w:rsidRPr="001E01CD">
        <w:t xml:space="preserve">This decision was made </w:t>
      </w:r>
      <w:r w:rsidR="00CB5D8B" w:rsidRPr="001E01CD">
        <w:t>after</w:t>
      </w:r>
      <w:r w:rsidR="004D534B" w:rsidRPr="001E01CD">
        <w:t xml:space="preserve"> </w:t>
      </w:r>
      <w:r w:rsidRPr="001E01CD">
        <w:t>comparing</w:t>
      </w:r>
      <w:r w:rsidR="004D534B" w:rsidRPr="001E01CD">
        <w:t xml:space="preserve"> the responses of a sample structure under its own weight for three methods</w:t>
      </w:r>
      <w:r w:rsidRPr="001E01CD">
        <w:t xml:space="preserve"> of modeling the haunch</w:t>
      </w:r>
      <w:r w:rsidR="004D534B" w:rsidRPr="001E01CD">
        <w:t xml:space="preserve"> (offsetting the girder beam elements</w:t>
      </w:r>
      <w:r w:rsidRPr="001E01CD">
        <w:t xml:space="preserve"> and adding a distributed load</w:t>
      </w:r>
      <w:r w:rsidR="004D534B" w:rsidRPr="001E01CD">
        <w:t xml:space="preserve">, or explicitly modeling the haunches with beam </w:t>
      </w:r>
      <w:r w:rsidRPr="001E01CD">
        <w:t>and</w:t>
      </w:r>
      <w:r w:rsidR="004D534B" w:rsidRPr="001E01CD">
        <w:t xml:space="preserve"> shell element</w:t>
      </w:r>
      <w:r w:rsidRPr="001E01CD">
        <w:t xml:space="preserve">s). </w:t>
      </w:r>
      <w:r w:rsidR="00DF274B" w:rsidRPr="001E01CD">
        <w:t xml:space="preserve">The responses compared were those used for load rating: bending </w:t>
      </w:r>
      <w:r w:rsidR="00825433" w:rsidRPr="001E01CD">
        <w:t xml:space="preserve">moment </w:t>
      </w:r>
      <w:r w:rsidR="00DF274B" w:rsidRPr="001E01CD">
        <w:t>and axial</w:t>
      </w:r>
      <w:r w:rsidR="00825433" w:rsidRPr="001E01CD">
        <w:t xml:space="preserve"> force</w:t>
      </w:r>
      <w:r w:rsidR="00DF274B" w:rsidRPr="001E01CD">
        <w:t>. A negligible difference</w:t>
      </w:r>
      <w:r w:rsidR="005725C8" w:rsidRPr="001E01CD">
        <w:t xml:space="preserve"> </w:t>
      </w:r>
      <w:r w:rsidR="00DF274B" w:rsidRPr="001E01CD">
        <w:t xml:space="preserve">in response </w:t>
      </w:r>
      <w:r w:rsidR="005725C8" w:rsidRPr="001E01CD">
        <w:t xml:space="preserve">(less than 5%) </w:t>
      </w:r>
      <w:r w:rsidR="00DF274B" w:rsidRPr="001E01CD">
        <w:t>was observed between the three methods. In fact, using the offset method proved to decrease the time needed for modeling and results extraction. As such, haunches may be considered by using the offset method described.</w:t>
      </w:r>
      <w:r w:rsidR="009C5673" w:rsidRPr="001E01CD">
        <w:t xml:space="preserve"> </w:t>
      </w:r>
    </w:p>
    <w:p w14:paraId="6481F9BD" w14:textId="187D5078" w:rsidR="00760C00" w:rsidRPr="001E01CD" w:rsidRDefault="00760C00">
      <w:pPr>
        <w:pStyle w:val="Heading2"/>
        <w:rPr>
          <w:ins w:id="131" w:author="Nick Romano" w:date="2016-12-14T16:13:00Z"/>
        </w:rPr>
        <w:pPrChange w:id="132" w:author="Nick Romano" w:date="2016-12-14T15:40:00Z">
          <w:pPr>
            <w:pStyle w:val="Heading3"/>
          </w:pPr>
        </w:pPrChange>
      </w:pPr>
      <w:bookmarkStart w:id="133" w:name="_Toc469493881"/>
      <w:r w:rsidRPr="001E01CD">
        <w:t xml:space="preserve">Modeling of </w:t>
      </w:r>
      <w:ins w:id="134" w:author="Nick Romano" w:date="2016-12-14T16:14:00Z">
        <w:r w:rsidR="0058333F" w:rsidRPr="001E01CD">
          <w:t xml:space="preserve">Sidewalks &amp; </w:t>
        </w:r>
      </w:ins>
      <w:r w:rsidRPr="001E01CD">
        <w:t>Barriers</w:t>
      </w:r>
      <w:bookmarkEnd w:id="133"/>
    </w:p>
    <w:p w14:paraId="3EF5FBB7" w14:textId="1ED40654" w:rsidR="0058333F" w:rsidRPr="001E01CD" w:rsidDel="0058333F" w:rsidRDefault="0058333F" w:rsidP="0058333F">
      <w:pPr>
        <w:rPr>
          <w:del w:id="135" w:author="Nick Romano" w:date="2016-12-14T16:13:00Z"/>
          <w:moveTo w:id="136" w:author="Nick Romano" w:date="2016-12-14T16:13:00Z"/>
        </w:rPr>
      </w:pPr>
      <w:moveToRangeStart w:id="137" w:author="Nick Romano" w:date="2016-12-14T16:13:00Z" w:name="move469495359"/>
      <w:moveTo w:id="138" w:author="Nick Romano" w:date="2016-12-14T16:13:00Z">
        <w:r w:rsidRPr="001E01CD">
          <w:t>Sidewalks are modeled using three- and four-node shell elements similar to the deck. Barriers are modeled using 2D beam elements with the actual cross-section or as a rectangular cross-section as desired. Barriers and sidewalks are connected to the deck nodes with rigid link elements to enforce continuity. Alternatively, the mass of the barriers and sidewalks may be modeled using a distributed load. This method ignores the stiffness contribution of the barriers and sidewalks</w:t>
        </w:r>
      </w:moveTo>
      <w:ins w:id="139" w:author="Nick Romano" w:date="2016-12-14T16:14:00Z">
        <w:r w:rsidRPr="001E01CD">
          <w:t>.</w:t>
        </w:r>
      </w:ins>
      <w:moveTo w:id="140" w:author="Nick Romano" w:date="2016-12-14T16:13:00Z">
        <w:r w:rsidRPr="001E01CD">
          <w:t xml:space="preserve"> </w:t>
        </w:r>
        <w:del w:id="141" w:author="Nick Romano" w:date="2016-12-14T16:14:00Z">
          <w:r w:rsidRPr="001E01CD" w:rsidDel="0058333F">
            <w:delText xml:space="preserve">(see Section </w:delText>
          </w:r>
          <w:commentRangeStart w:id="142"/>
          <w:r w:rsidRPr="001E01CD" w:rsidDel="0058333F">
            <w:delText>2.3 Modeling Decisions and Assumptions</w:delText>
          </w:r>
          <w:commentRangeEnd w:id="142"/>
          <w:r w:rsidRPr="001E01CD" w:rsidDel="0058333F">
            <w:rPr>
              <w:rStyle w:val="CommentReference"/>
            </w:rPr>
            <w:commentReference w:id="142"/>
          </w:r>
          <w:r w:rsidRPr="001E01CD" w:rsidDel="0058333F">
            <w:delText>).</w:delText>
          </w:r>
        </w:del>
      </w:moveTo>
    </w:p>
    <w:moveToRangeEnd w:id="137"/>
    <w:p w14:paraId="7FFBE2AD" w14:textId="49128BE5" w:rsidR="0058333F" w:rsidRPr="001E01CD" w:rsidDel="0058333F" w:rsidRDefault="0058333F">
      <w:pPr>
        <w:rPr>
          <w:del w:id="143" w:author="Nick Romano" w:date="2016-12-14T16:13:00Z"/>
        </w:rPr>
        <w:pPrChange w:id="144" w:author="Nick Romano" w:date="2016-12-14T16:13:00Z">
          <w:pPr>
            <w:pStyle w:val="Heading3"/>
          </w:pPr>
        </w:pPrChange>
      </w:pPr>
    </w:p>
    <w:p w14:paraId="656E7A6A" w14:textId="3A0727E8" w:rsidR="00AF6969" w:rsidRPr="001E01CD" w:rsidRDefault="00760C00" w:rsidP="00CC43C5">
      <w:r w:rsidRPr="001E01CD">
        <w:t xml:space="preserve">The stiffness contribution of steel or concrete barriers </w:t>
      </w:r>
      <w:r w:rsidR="00DF274B" w:rsidRPr="001E01CD">
        <w:t>may be</w:t>
      </w:r>
      <w:r w:rsidRPr="001E01CD">
        <w:t xml:space="preserve"> ignored in analysis</w:t>
      </w:r>
      <w:r w:rsidR="00AF6969" w:rsidRPr="001E01CD">
        <w:t xml:space="preserve">. </w:t>
      </w:r>
      <w:proofErr w:type="spellStart"/>
      <w:r w:rsidR="00AF6969" w:rsidRPr="001E01CD">
        <w:t>Masceri</w:t>
      </w:r>
      <w:proofErr w:type="spellEnd"/>
      <w:r w:rsidR="00AF6969" w:rsidRPr="001E01CD">
        <w:t xml:space="preserve"> </w:t>
      </w:r>
      <w:r w:rsidR="00CB5D8B" w:rsidRPr="001E01CD">
        <w:t>(</w:t>
      </w:r>
      <w:r w:rsidR="00AF6969" w:rsidRPr="001E01CD">
        <w:t>2015</w:t>
      </w:r>
      <w:r w:rsidR="00CB5D8B" w:rsidRPr="001E01CD">
        <w:t>)</w:t>
      </w:r>
      <w:r w:rsidR="00AF6969" w:rsidRPr="001E01CD">
        <w:t xml:space="preserve"> found that when barrier stiffness was included (assuming continuity along the entire length of the barrier as well as full continuity with the deck) rating factors for interior and exterior girders increased compared to when barrier stiffness was ignored. </w:t>
      </w:r>
      <w:r w:rsidR="009C5673" w:rsidRPr="001E01CD">
        <w:t xml:space="preserve">This optimal level of continuity is unrealistic and the actual stiffness of the barriers is uncertain due to construction details (saw cuts, </w:t>
      </w:r>
      <w:r w:rsidR="00535266" w:rsidRPr="001E01CD">
        <w:t xml:space="preserve">rebar continuity, etc.). Given these findings, it is conservative to ignore the stiffness of the barriers. This is accomplished by assigning the barrier beam elements with an arbitrarily small modulus of elasticity. </w:t>
      </w:r>
    </w:p>
    <w:p w14:paraId="40C86042" w14:textId="1DD49392" w:rsidR="00760C00" w:rsidRPr="001E01CD" w:rsidDel="00D1325A" w:rsidRDefault="00535266" w:rsidP="0058333F">
      <w:pPr>
        <w:pStyle w:val="Heading3"/>
        <w:rPr>
          <w:del w:id="145" w:author="Nick Romano" w:date="2016-12-14T15:38:00Z"/>
        </w:rPr>
      </w:pPr>
      <w:r w:rsidRPr="001E01CD">
        <w:lastRenderedPageBreak/>
        <w:t xml:space="preserve">Additionally, the barrier element may be </w:t>
      </w:r>
      <w:r w:rsidR="002A765A" w:rsidRPr="001E01CD">
        <w:t xml:space="preserve">assigned a rectangular cross-section using the largest height and width dimensions of the barrier. Assuming a rectangular cross-section with the largest dimensions can save modeling time for barriers with complex shapes and </w:t>
      </w:r>
      <w:r w:rsidR="00CB5D8B" w:rsidRPr="001E01CD">
        <w:t>is conservative as it</w:t>
      </w:r>
      <w:r w:rsidR="002A765A" w:rsidRPr="001E01CD">
        <w:t xml:space="preserve"> includes additional dead l</w:t>
      </w:r>
      <w:r w:rsidR="00CB5D8B" w:rsidRPr="001E01CD">
        <w:t>o</w:t>
      </w:r>
      <w:r w:rsidR="002A765A" w:rsidRPr="001E01CD">
        <w:t>ad from the added material.</w:t>
      </w:r>
      <w:del w:id="146" w:author="Nick Romano" w:date="2016-12-14T15:38:00Z">
        <w:r w:rsidR="00760C00" w:rsidRPr="001E01CD" w:rsidDel="00D1325A">
          <w:delText>Boundary Conditions</w:delText>
        </w:r>
      </w:del>
    </w:p>
    <w:p w14:paraId="6221ACE0" w14:textId="7DC6C537" w:rsidR="00760C00" w:rsidRPr="001E01CD" w:rsidDel="00D1325A" w:rsidRDefault="00564455" w:rsidP="0058333F">
      <w:pPr>
        <w:rPr>
          <w:moveFrom w:id="147" w:author="Nick Romano" w:date="2016-12-14T15:38:00Z"/>
          <w:sz w:val="20"/>
        </w:rPr>
      </w:pPr>
      <w:moveFromRangeStart w:id="148" w:author="Nick Romano" w:date="2016-12-14T15:38:00Z" w:name="move469493246"/>
      <w:moveFrom w:id="149" w:author="Nick Romano" w:date="2016-12-14T15:38:00Z">
        <w:r w:rsidRPr="001E01CD" w:rsidDel="00D1325A">
          <w:rPr>
            <w:szCs w:val="23"/>
          </w:rPr>
          <w:t>Boundary conditions may be defined based on construction drawings, inspection reports or field observations. In the absence of such information, the boundary</w:t>
        </w:r>
        <w:r w:rsidR="00760C00" w:rsidRPr="001E01CD" w:rsidDel="00D1325A">
          <w:rPr>
            <w:szCs w:val="23"/>
          </w:rPr>
          <w:t xml:space="preserve"> conditions </w:t>
        </w:r>
        <w:r w:rsidRPr="001E01CD" w:rsidDel="00D1325A">
          <w:rPr>
            <w:szCs w:val="23"/>
          </w:rPr>
          <w:t>should be defined to provide the least amount of restraint</w:t>
        </w:r>
        <w:r w:rsidR="00FF7AC7" w:rsidRPr="001E01CD" w:rsidDel="00D1325A">
          <w:rPr>
            <w:szCs w:val="23"/>
          </w:rPr>
          <w:t xml:space="preserve"> while keeping the model stable</w:t>
        </w:r>
        <w:r w:rsidRPr="001E01CD" w:rsidDel="00D1325A">
          <w:rPr>
            <w:szCs w:val="23"/>
          </w:rPr>
          <w:t>.</w:t>
        </w:r>
        <w:r w:rsidR="00FF7AC7" w:rsidRPr="001E01CD" w:rsidDel="00D1325A">
          <w:rPr>
            <w:szCs w:val="23"/>
          </w:rPr>
          <w:t xml:space="preserve"> Assigning the least restraint </w:t>
        </w:r>
        <w:r w:rsidR="00A14770" w:rsidRPr="001E01CD" w:rsidDel="00D1325A">
          <w:rPr>
            <w:szCs w:val="23"/>
          </w:rPr>
          <w:t xml:space="preserve">avoids problems that may result from over-constraining the model. </w:t>
        </w:r>
        <w:r w:rsidR="00760C00" w:rsidRPr="001E01CD" w:rsidDel="00D1325A">
          <w:rPr>
            <w:szCs w:val="23"/>
          </w:rPr>
          <w:t xml:space="preserve"> This is achieved by restraining all supports in the vertical direction, restraining the exterior girders in the longitudinal direction at one abutment, and restraining the central girder in the transverse direction at that same abutment. In this manner local self-equilibrating forces are avoided. Unless there is evidence opposing this modeling decision (i.e. inspection report, plans, etc.) all models </w:t>
        </w:r>
        <w:r w:rsidR="00A14770" w:rsidRPr="001E01CD" w:rsidDel="00D1325A">
          <w:rPr>
            <w:szCs w:val="23"/>
          </w:rPr>
          <w:t>should be</w:t>
        </w:r>
        <w:r w:rsidR="00760C00" w:rsidRPr="001E01CD" w:rsidDel="00D1325A">
          <w:rPr>
            <w:szCs w:val="23"/>
          </w:rPr>
          <w:t xml:space="preserve"> restrained in this fashion</w:t>
        </w:r>
        <w:r w:rsidR="009F115E" w:rsidRPr="001E01CD" w:rsidDel="00D1325A">
          <w:rPr>
            <w:szCs w:val="23"/>
          </w:rPr>
          <w:t xml:space="preserve"> for basic load rating purposes</w:t>
        </w:r>
        <w:r w:rsidR="00760C00" w:rsidRPr="001E01CD" w:rsidDel="00D1325A">
          <w:rPr>
            <w:szCs w:val="23"/>
          </w:rPr>
          <w:t>.</w:t>
        </w:r>
        <w:r w:rsidR="009F115E" w:rsidRPr="001E01CD" w:rsidDel="00D1325A">
          <w:rPr>
            <w:szCs w:val="23"/>
          </w:rPr>
          <w:t xml:space="preserve"> This method of assigning boundary conditions represents an idealistic approach </w:t>
        </w:r>
        <w:r w:rsidR="00FA1D43" w:rsidRPr="001E01CD" w:rsidDel="00D1325A">
          <w:rPr>
            <w:szCs w:val="23"/>
          </w:rPr>
          <w:t xml:space="preserve">necessary for initial evaluation </w:t>
        </w:r>
        <w:r w:rsidR="005725C8" w:rsidRPr="001E01CD" w:rsidDel="00D1325A">
          <w:rPr>
            <w:szCs w:val="23"/>
          </w:rPr>
          <w:t>and load</w:t>
        </w:r>
        <w:r w:rsidR="00FA1D43" w:rsidRPr="001E01CD" w:rsidDel="00D1325A">
          <w:rPr>
            <w:szCs w:val="23"/>
          </w:rPr>
          <w:t xml:space="preserve"> rating, </w:t>
        </w:r>
        <w:r w:rsidR="009F115E" w:rsidRPr="001E01CD" w:rsidDel="00D1325A">
          <w:rPr>
            <w:szCs w:val="23"/>
          </w:rPr>
          <w:t xml:space="preserve">rather than </w:t>
        </w:r>
        <w:r w:rsidR="00FA1D43" w:rsidRPr="001E01CD" w:rsidDel="00D1325A">
          <w:rPr>
            <w:szCs w:val="23"/>
          </w:rPr>
          <w:t>the realistic approach that may be employed when calibrating the model.</w:t>
        </w:r>
        <w:r w:rsidR="00760C00" w:rsidRPr="001E01CD" w:rsidDel="00D1325A">
          <w:rPr>
            <w:szCs w:val="23"/>
          </w:rPr>
          <w:t xml:space="preserve"> Figure XX below shows a 2-Span continuous structure as an example of boundary conditions imposed in this manner. </w:t>
        </w:r>
      </w:moveFrom>
    </w:p>
    <w:p w14:paraId="40F1F29A" w14:textId="26DFB763" w:rsidR="00760C00" w:rsidRPr="001E01CD" w:rsidRDefault="00760C00" w:rsidP="0058333F">
      <w:pPr>
        <w:rPr>
          <w:ins w:id="150" w:author="Nick Romano" w:date="2016-12-14T16:18:00Z"/>
        </w:rPr>
      </w:pPr>
      <w:moveFrom w:id="151" w:author="Nick Romano" w:date="2016-12-14T15:38:00Z">
        <w:r w:rsidRPr="001E01CD" w:rsidDel="00D1325A">
          <w:rPr>
            <w:noProof/>
          </w:rPr>
          <w:drawing>
            <wp:inline distT="0" distB="0" distL="0" distR="0" wp14:anchorId="332E567F" wp14:editId="13B913B1">
              <wp:extent cx="4623758" cy="2069196"/>
              <wp:effectExtent l="0" t="0" r="5715" b="762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0387" cy="2067687"/>
                      </a:xfrm>
                      <a:prstGeom prst="rect">
                        <a:avLst/>
                      </a:prstGeom>
                    </pic:spPr>
                  </pic:pic>
                </a:graphicData>
              </a:graphic>
            </wp:inline>
          </w:drawing>
        </w:r>
      </w:moveFrom>
    </w:p>
    <w:p w14:paraId="21977887" w14:textId="77777777" w:rsidR="0058333F" w:rsidRPr="001E01CD" w:rsidRDefault="0058333F" w:rsidP="0058333F">
      <w:pPr>
        <w:pStyle w:val="Heading2"/>
        <w:rPr>
          <w:ins w:id="152" w:author="Nick Romano" w:date="2016-12-14T16:18:00Z"/>
        </w:rPr>
      </w:pPr>
      <w:ins w:id="153" w:author="Nick Romano" w:date="2016-12-14T16:18:00Z">
        <w:r w:rsidRPr="001E01CD">
          <w:t xml:space="preserve">Element Discretization </w:t>
        </w:r>
      </w:ins>
    </w:p>
    <w:p w14:paraId="4AF795CE" w14:textId="190CC2A0" w:rsidR="0058333F" w:rsidRPr="001E01CD" w:rsidRDefault="0058333F" w:rsidP="0058333F">
      <w:pPr>
        <w:rPr>
          <w:ins w:id="154" w:author="Nick Romano" w:date="2016-12-14T16:18:00Z"/>
        </w:rPr>
      </w:pPr>
      <w:ins w:id="155" w:author="Nick Romano" w:date="2016-12-14T16:18:00Z">
        <w:r w:rsidRPr="001E01CD">
          <w:t xml:space="preserve">Element discretization is relative to the size of the structure. It is important to coordinate the mesh sizing between the girder and deck elements so that adjacent nodes line up in parallel or perpendicular global grid coordinates. A few rules of thumb are as follows: </w:t>
        </w:r>
        <w:commentRangeStart w:id="156"/>
        <w:commentRangeStart w:id="157"/>
        <w:commentRangeStart w:id="158"/>
        <w:r w:rsidRPr="001E01CD">
          <w:t>(1) the aspect ratio of shell element dimensions should generally be limited to 2:1, with none having an aspect ratio greater than 5:1,</w:t>
        </w:r>
        <w:commentRangeEnd w:id="156"/>
        <w:r w:rsidRPr="001E01CD">
          <w:rPr>
            <w:rStyle w:val="CommentReference"/>
          </w:rPr>
          <w:commentReference w:id="156"/>
        </w:r>
        <w:commentRangeEnd w:id="157"/>
        <w:r w:rsidRPr="001E01CD">
          <w:rPr>
            <w:rStyle w:val="CommentReference"/>
          </w:rPr>
          <w:commentReference w:id="157"/>
        </w:r>
        <w:commentRangeEnd w:id="158"/>
        <w:r w:rsidRPr="001E01CD">
          <w:rPr>
            <w:rStyle w:val="CommentReference"/>
          </w:rPr>
          <w:commentReference w:id="158"/>
        </w:r>
        <w:r w:rsidRPr="001E01CD">
          <w:t xml:space="preserve"> (2) elements should be discretized at approximately 1/6 to 1/8 of the girder spacing </w:t>
        </w:r>
      </w:ins>
      <w:sdt>
        <w:sdtPr>
          <w:id w:val="-1359195976"/>
          <w:citation/>
        </w:sdtPr>
        <w:sdtContent>
          <w:r w:rsidR="005A4E5B">
            <w:fldChar w:fldCharType="begin"/>
          </w:r>
          <w:r w:rsidR="005A4E5B">
            <w:instrText xml:space="preserve"> CITATION Dav14 \l 1033 </w:instrText>
          </w:r>
          <w:r w:rsidR="005A4E5B">
            <w:fldChar w:fldCharType="separate"/>
          </w:r>
          <w:r w:rsidR="00680E39">
            <w:rPr>
              <w:noProof/>
            </w:rPr>
            <w:t>(David Masceri, 2014)</w:t>
          </w:r>
          <w:r w:rsidR="005A4E5B">
            <w:fldChar w:fldCharType="end"/>
          </w:r>
        </w:sdtContent>
      </w:sdt>
      <w:r w:rsidR="007339E0" w:rsidRPr="001E01CD">
        <w:t xml:space="preserve">. </w:t>
      </w:r>
    </w:p>
    <w:p w14:paraId="6F8B1EE3" w14:textId="77777777" w:rsidR="0058333F" w:rsidRPr="001E01CD" w:rsidDel="00D1325A" w:rsidRDefault="0058333F" w:rsidP="00CC43C5">
      <w:pPr>
        <w:ind w:left="90"/>
        <w:rPr>
          <w:moveFrom w:id="159" w:author="Nick Romano" w:date="2016-12-14T15:38:00Z"/>
        </w:rPr>
      </w:pPr>
    </w:p>
    <w:p w14:paraId="07E769B5" w14:textId="5FF7A90B" w:rsidR="002E0F91" w:rsidRPr="001E01CD" w:rsidRDefault="002E0F91" w:rsidP="00CC43C5">
      <w:pPr>
        <w:pStyle w:val="Heading2"/>
      </w:pPr>
      <w:bookmarkStart w:id="160" w:name="_Toc469493882"/>
      <w:moveFromRangeEnd w:id="148"/>
      <w:r w:rsidRPr="001E01CD">
        <w:lastRenderedPageBreak/>
        <w:t>Error Screening</w:t>
      </w:r>
      <w:bookmarkEnd w:id="160"/>
    </w:p>
    <w:p w14:paraId="342CFF5E" w14:textId="3D0B4197" w:rsidR="000A0A74" w:rsidRPr="001E01CD" w:rsidRDefault="00131F1C" w:rsidP="00013286">
      <w:r w:rsidRPr="001E01CD">
        <w:t xml:space="preserve">After a model is built and before analysis is conducted, the model is </w:t>
      </w:r>
      <w:r w:rsidR="00771AD1" w:rsidRPr="001E01CD">
        <w:t>error screened</w:t>
      </w:r>
      <w:r w:rsidRPr="001E01CD">
        <w:t xml:space="preserve"> for proper geometric and material properties as well as modeling decisions by someone other than the original modeler. If an error is found, it is noted for the original modeler to make the proper corrections. </w:t>
      </w:r>
      <w:r w:rsidR="007339E0" w:rsidRPr="001E01CD">
        <w:fldChar w:fldCharType="begin"/>
      </w:r>
      <w:r w:rsidR="007339E0" w:rsidRPr="001E01CD">
        <w:instrText xml:space="preserve"> REF _Ref469496059 \h </w:instrText>
      </w:r>
      <w:r w:rsidR="001E01CD">
        <w:instrText xml:space="preserve"> \* MERGEFORMAT </w:instrText>
      </w:r>
      <w:r w:rsidR="007339E0" w:rsidRPr="001E01CD">
        <w:fldChar w:fldCharType="separate"/>
      </w:r>
      <w:r w:rsidR="007339E0" w:rsidRPr="001E01CD">
        <w:t xml:space="preserve">Table </w:t>
      </w:r>
      <w:r w:rsidR="007339E0" w:rsidRPr="001E01CD">
        <w:rPr>
          <w:noProof/>
        </w:rPr>
        <w:t>1</w:t>
      </w:r>
      <w:r w:rsidR="007339E0" w:rsidRPr="001E01CD">
        <w:fldChar w:fldCharType="end"/>
      </w:r>
      <w:r w:rsidR="007339E0" w:rsidRPr="001E01CD">
        <w:t xml:space="preserve"> and </w:t>
      </w:r>
      <w:r w:rsidR="007339E0" w:rsidRPr="001E01CD">
        <w:fldChar w:fldCharType="begin"/>
      </w:r>
      <w:r w:rsidR="007339E0" w:rsidRPr="001E01CD">
        <w:instrText xml:space="preserve"> REF _Ref469496124 \h </w:instrText>
      </w:r>
      <w:r w:rsidR="001E01CD">
        <w:instrText xml:space="preserve"> \* MERGEFORMAT </w:instrText>
      </w:r>
      <w:r w:rsidR="007339E0" w:rsidRPr="001E01CD">
        <w:fldChar w:fldCharType="separate"/>
      </w:r>
      <w:r w:rsidR="007339E0" w:rsidRPr="001E01CD">
        <w:t xml:space="preserve">Table </w:t>
      </w:r>
      <w:r w:rsidR="007339E0" w:rsidRPr="001E01CD">
        <w:rPr>
          <w:noProof/>
        </w:rPr>
        <w:t>2</w:t>
      </w:r>
      <w:r w:rsidR="007339E0" w:rsidRPr="001E01CD">
        <w:fldChar w:fldCharType="end"/>
      </w:r>
      <w:r w:rsidR="007339E0" w:rsidRPr="001E01CD">
        <w:t xml:space="preserve"> below provide</w:t>
      </w:r>
      <w:r w:rsidRPr="001E01CD">
        <w:t xml:space="preserve"> a list of all aspects of the model that are ch</w:t>
      </w:r>
      <w:r w:rsidR="00013286" w:rsidRPr="001E01CD">
        <w:t xml:space="preserve">ecked during errors screening. </w:t>
      </w:r>
    </w:p>
    <w:p w14:paraId="3FCA6A9C" w14:textId="3AED19BA" w:rsidR="007339E0" w:rsidRPr="001E01CD" w:rsidRDefault="007339E0" w:rsidP="007339E0">
      <w:pPr>
        <w:pStyle w:val="Caption"/>
        <w:keepNext/>
      </w:pPr>
      <w:bookmarkStart w:id="161" w:name="_Ref469496059"/>
      <w:bookmarkStart w:id="162" w:name="_Toc469555972"/>
      <w:r w:rsidRPr="001E01CD">
        <w:t xml:space="preserve">Table </w:t>
      </w:r>
      <w:fldSimple w:instr=" SEQ Table \* ARABIC ">
        <w:r w:rsidR="00AA21B3">
          <w:rPr>
            <w:noProof/>
          </w:rPr>
          <w:t>1</w:t>
        </w:r>
      </w:fldSimple>
      <w:bookmarkEnd w:id="161"/>
      <w:r w:rsidRPr="001E01CD">
        <w:t>. Error screening tasks for global geometry and component dimensions.</w:t>
      </w:r>
      <w:bookmarkEnd w:id="162"/>
    </w:p>
    <w:tbl>
      <w:tblPr>
        <w:tblStyle w:val="PlainTable1"/>
        <w:tblW w:w="9180" w:type="dxa"/>
        <w:tblInd w:w="85" w:type="dxa"/>
        <w:tblLook w:val="04A0" w:firstRow="1" w:lastRow="0" w:firstColumn="1" w:lastColumn="0" w:noHBand="0" w:noVBand="1"/>
      </w:tblPr>
      <w:tblGrid>
        <w:gridCol w:w="3330"/>
        <w:gridCol w:w="5850"/>
      </w:tblGrid>
      <w:tr w:rsidR="00CE7F69" w:rsidRPr="001E01CD" w14:paraId="1B7A5E95" w14:textId="77777777" w:rsidTr="00BC4D4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BFBFBF"/>
            </w:tcBorders>
            <w:noWrap/>
            <w:vAlign w:val="center"/>
            <w:hideMark/>
          </w:tcPr>
          <w:p w14:paraId="2F07024B" w14:textId="5509655F" w:rsidR="00CE7F69" w:rsidRPr="001E01CD" w:rsidRDefault="00CE7F69" w:rsidP="00CC43C5">
            <w:pPr>
              <w:spacing w:before="120" w:after="120"/>
              <w:rPr>
                <w:rFonts w:ascii="Calibri" w:eastAsia="Times New Roman" w:hAnsi="Calibri" w:cs="Times New Roman"/>
                <w:color w:val="000000"/>
              </w:rPr>
            </w:pPr>
            <w:r w:rsidRPr="001E01CD">
              <w:rPr>
                <w:rFonts w:ascii="Calibri" w:eastAsia="Times New Roman" w:hAnsi="Calibri" w:cs="Times New Roman"/>
                <w:color w:val="000000"/>
              </w:rPr>
              <w:t>GLOBAL GEOMETRY &amp; COMPONENT DIMENSIONS</w:t>
            </w:r>
          </w:p>
        </w:tc>
        <w:tc>
          <w:tcPr>
            <w:tcW w:w="5850" w:type="dxa"/>
            <w:tcBorders>
              <w:top w:val="single" w:sz="4" w:space="0" w:color="BFBFBF"/>
              <w:left w:val="single" w:sz="4" w:space="0" w:color="BFBFBF"/>
            </w:tcBorders>
            <w:vAlign w:val="center"/>
          </w:tcPr>
          <w:p w14:paraId="3AEFC58C" w14:textId="77777777" w:rsidR="00CE7F69" w:rsidRPr="001E01CD" w:rsidRDefault="00CE7F69" w:rsidP="00CC43C5">
            <w:pPr>
              <w:spacing w:before="120" w:after="12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rPr>
            </w:pPr>
            <w:r w:rsidRPr="001E01CD">
              <w:rPr>
                <w:rFonts w:ascii="Calibri" w:eastAsia="Times New Roman" w:hAnsi="Calibri" w:cs="Times New Roman"/>
                <w:color w:val="000000"/>
              </w:rPr>
              <w:t>DESCRIPTION</w:t>
            </w:r>
          </w:p>
        </w:tc>
      </w:tr>
      <w:tr w:rsidR="00624A41" w:rsidRPr="001E01CD" w14:paraId="3730A905" w14:textId="77777777" w:rsidTr="00BC4D42">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330" w:type="dxa"/>
            <w:noWrap/>
            <w:vAlign w:val="center"/>
          </w:tcPr>
          <w:p w14:paraId="1F681F90" w14:textId="559FD0EE" w:rsidR="00624A41" w:rsidRPr="001E01CD" w:rsidRDefault="00BC4D42" w:rsidP="00CC43C5">
            <w:pPr>
              <w:spacing w:before="120" w:after="120"/>
              <w:rPr>
                <w:rFonts w:ascii="Calibri" w:eastAsia="Times New Roman" w:hAnsi="Calibri" w:cs="Times New Roman"/>
                <w:b w:val="0"/>
                <w:color w:val="000000"/>
              </w:rPr>
            </w:pPr>
            <w:r w:rsidRPr="001E01CD">
              <w:rPr>
                <w:rFonts w:ascii="Calibri" w:eastAsia="Times New Roman" w:hAnsi="Calibri" w:cs="Times New Roman"/>
                <w:b w:val="0"/>
                <w:color w:val="000000"/>
              </w:rPr>
              <w:t>Global Geometry</w:t>
            </w:r>
          </w:p>
        </w:tc>
        <w:tc>
          <w:tcPr>
            <w:tcW w:w="5850" w:type="dxa"/>
            <w:tcBorders>
              <w:left w:val="single" w:sz="4" w:space="0" w:color="BFBFBF"/>
            </w:tcBorders>
            <w:vAlign w:val="center"/>
          </w:tcPr>
          <w:p w14:paraId="788F9414" w14:textId="6B12AA89" w:rsidR="00624A41" w:rsidRPr="001E01CD" w:rsidRDefault="00624A41" w:rsidP="00CC43C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E01CD">
              <w:rPr>
                <w:rFonts w:ascii="Calibri" w:eastAsia="Times New Roman" w:hAnsi="Calibri" w:cs="Times New Roman"/>
                <w:color w:val="000000"/>
              </w:rPr>
              <w:t>Verify that the span length</w:t>
            </w:r>
            <w:r w:rsidR="00BC4D42" w:rsidRPr="001E01CD">
              <w:rPr>
                <w:rFonts w:ascii="Calibri" w:eastAsia="Times New Roman" w:hAnsi="Calibri" w:cs="Times New Roman"/>
                <w:color w:val="000000"/>
              </w:rPr>
              <w:t>, width, skew, etc.</w:t>
            </w:r>
            <w:r w:rsidRPr="001E01CD">
              <w:rPr>
                <w:rFonts w:ascii="Calibri" w:eastAsia="Times New Roman" w:hAnsi="Calibri" w:cs="Times New Roman"/>
                <w:color w:val="000000"/>
              </w:rPr>
              <w:t xml:space="preserve"> corresponds to the drawings or</w:t>
            </w:r>
            <w:r w:rsidR="006617EE" w:rsidRPr="001E01CD">
              <w:rPr>
                <w:rFonts w:ascii="Calibri" w:eastAsia="Times New Roman" w:hAnsi="Calibri" w:cs="Times New Roman"/>
                <w:color w:val="000000"/>
              </w:rPr>
              <w:t xml:space="preserve"> field</w:t>
            </w:r>
            <w:r w:rsidRPr="001E01CD">
              <w:rPr>
                <w:rFonts w:ascii="Calibri" w:eastAsia="Times New Roman" w:hAnsi="Calibri" w:cs="Times New Roman"/>
                <w:color w:val="000000"/>
              </w:rPr>
              <w:t xml:space="preserve"> measurements</w:t>
            </w:r>
          </w:p>
        </w:tc>
      </w:tr>
      <w:tr w:rsidR="00624A41" w:rsidRPr="001E01CD" w14:paraId="7DC5EC35" w14:textId="77777777" w:rsidTr="00BC4D42">
        <w:trPr>
          <w:trHeight w:val="450"/>
        </w:trPr>
        <w:tc>
          <w:tcPr>
            <w:cnfStyle w:val="001000000000" w:firstRow="0" w:lastRow="0" w:firstColumn="1" w:lastColumn="0" w:oddVBand="0" w:evenVBand="0" w:oddHBand="0" w:evenHBand="0" w:firstRowFirstColumn="0" w:firstRowLastColumn="0" w:lastRowFirstColumn="0" w:lastRowLastColumn="0"/>
            <w:tcW w:w="3330" w:type="dxa"/>
            <w:noWrap/>
            <w:vAlign w:val="center"/>
          </w:tcPr>
          <w:p w14:paraId="2BC326D9" w14:textId="445DE7CD" w:rsidR="00624A41" w:rsidRPr="001E01CD" w:rsidRDefault="00624A41" w:rsidP="00CC43C5">
            <w:pPr>
              <w:spacing w:before="120" w:after="120"/>
              <w:rPr>
                <w:rFonts w:ascii="Calibri" w:eastAsia="Times New Roman" w:hAnsi="Calibri" w:cs="Times New Roman"/>
                <w:b w:val="0"/>
                <w:color w:val="000000"/>
              </w:rPr>
            </w:pPr>
            <w:r w:rsidRPr="001E01CD">
              <w:rPr>
                <w:rFonts w:ascii="Calibri" w:eastAsia="Times New Roman" w:hAnsi="Calibri" w:cs="Times New Roman"/>
                <w:b w:val="0"/>
                <w:color w:val="000000"/>
              </w:rPr>
              <w:t>Location of Supports</w:t>
            </w:r>
          </w:p>
        </w:tc>
        <w:tc>
          <w:tcPr>
            <w:tcW w:w="5850" w:type="dxa"/>
            <w:tcBorders>
              <w:left w:val="single" w:sz="4" w:space="0" w:color="BFBFBF"/>
            </w:tcBorders>
            <w:vAlign w:val="center"/>
          </w:tcPr>
          <w:p w14:paraId="78B61EBB" w14:textId="59A15B4C" w:rsidR="00624A41" w:rsidRPr="001E01CD" w:rsidRDefault="00624A41" w:rsidP="00CC43C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E01CD">
              <w:rPr>
                <w:rFonts w:ascii="Calibri" w:eastAsia="Times New Roman" w:hAnsi="Calibri" w:cs="Times New Roman"/>
                <w:color w:val="000000"/>
              </w:rPr>
              <w:t>Verify that the supports reside in the proper geometric location</w:t>
            </w:r>
          </w:p>
        </w:tc>
      </w:tr>
      <w:tr w:rsidR="00624A41" w:rsidRPr="001E01CD" w14:paraId="069AEBD1" w14:textId="77777777" w:rsidTr="00BC4D42">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330" w:type="dxa"/>
            <w:noWrap/>
            <w:vAlign w:val="center"/>
            <w:hideMark/>
          </w:tcPr>
          <w:p w14:paraId="1B99E2C0" w14:textId="06FEA113" w:rsidR="00624A41" w:rsidRPr="001E01CD" w:rsidRDefault="00624A41" w:rsidP="00CC43C5">
            <w:pPr>
              <w:spacing w:before="120" w:after="120"/>
              <w:rPr>
                <w:rFonts w:ascii="Calibri" w:eastAsia="Times New Roman" w:hAnsi="Calibri" w:cs="Times New Roman"/>
                <w:b w:val="0"/>
                <w:color w:val="000000"/>
              </w:rPr>
            </w:pPr>
            <w:r w:rsidRPr="001E01CD">
              <w:rPr>
                <w:rFonts w:ascii="Calibri" w:eastAsia="Times New Roman" w:hAnsi="Calibri" w:cs="Times New Roman"/>
                <w:b w:val="0"/>
                <w:color w:val="000000"/>
              </w:rPr>
              <w:t>Girder Dimensions &amp; Locations</w:t>
            </w:r>
          </w:p>
        </w:tc>
        <w:tc>
          <w:tcPr>
            <w:tcW w:w="5850" w:type="dxa"/>
            <w:tcBorders>
              <w:left w:val="single" w:sz="4" w:space="0" w:color="BFBFBF"/>
            </w:tcBorders>
            <w:vAlign w:val="center"/>
          </w:tcPr>
          <w:p w14:paraId="799C9206" w14:textId="401A2BBD" w:rsidR="00624A41" w:rsidRPr="001E01CD" w:rsidRDefault="00624A41" w:rsidP="00CC43C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E01CD">
              <w:rPr>
                <w:rFonts w:ascii="Calibri" w:eastAsia="Times New Roman" w:hAnsi="Calibri" w:cs="Times New Roman"/>
                <w:color w:val="000000"/>
              </w:rPr>
              <w:t>Verify that the proper cross sections are assigned and the girder beam elements reside in the proper geometric location (girder spacing, offset, etc.)</w:t>
            </w:r>
          </w:p>
        </w:tc>
      </w:tr>
      <w:tr w:rsidR="00624A41" w:rsidRPr="001E01CD" w14:paraId="7CE9ADAD" w14:textId="77777777" w:rsidTr="00BC4D42">
        <w:trPr>
          <w:trHeight w:val="450"/>
        </w:trPr>
        <w:tc>
          <w:tcPr>
            <w:cnfStyle w:val="001000000000" w:firstRow="0" w:lastRow="0" w:firstColumn="1" w:lastColumn="0" w:oddVBand="0" w:evenVBand="0" w:oddHBand="0" w:evenHBand="0" w:firstRowFirstColumn="0" w:firstRowLastColumn="0" w:lastRowFirstColumn="0" w:lastRowLastColumn="0"/>
            <w:tcW w:w="3330" w:type="dxa"/>
            <w:noWrap/>
            <w:vAlign w:val="center"/>
            <w:hideMark/>
          </w:tcPr>
          <w:p w14:paraId="2C986A44" w14:textId="6C7EB306" w:rsidR="00624A41" w:rsidRPr="001E01CD" w:rsidRDefault="00624A41" w:rsidP="00CC43C5">
            <w:pPr>
              <w:spacing w:before="120" w:after="120"/>
              <w:rPr>
                <w:rFonts w:ascii="Calibri" w:eastAsia="Times New Roman" w:hAnsi="Calibri" w:cs="Times New Roman"/>
                <w:b w:val="0"/>
                <w:color w:val="000000"/>
              </w:rPr>
            </w:pPr>
            <w:r w:rsidRPr="001E01CD">
              <w:rPr>
                <w:rFonts w:ascii="Calibri" w:eastAsia="Times New Roman" w:hAnsi="Calibri" w:cs="Times New Roman"/>
                <w:b w:val="0"/>
                <w:color w:val="000000"/>
              </w:rPr>
              <w:t>Haunch Representation</w:t>
            </w:r>
          </w:p>
        </w:tc>
        <w:tc>
          <w:tcPr>
            <w:tcW w:w="5850" w:type="dxa"/>
            <w:tcBorders>
              <w:left w:val="single" w:sz="4" w:space="0" w:color="BFBFBF"/>
            </w:tcBorders>
            <w:vAlign w:val="center"/>
          </w:tcPr>
          <w:p w14:paraId="6E3185DF" w14:textId="52EEFF85" w:rsidR="00624A41" w:rsidRPr="001E01CD" w:rsidRDefault="00624A41" w:rsidP="00CC43C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E01CD">
              <w:rPr>
                <w:rFonts w:ascii="Calibri" w:eastAsia="Times New Roman" w:hAnsi="Calibri" w:cs="Times New Roman"/>
                <w:color w:val="000000"/>
              </w:rPr>
              <w:t>Verify that the haunch is properly represented (either by elements with the proper geometry or that the correct offset is assigned)</w:t>
            </w:r>
          </w:p>
        </w:tc>
      </w:tr>
      <w:tr w:rsidR="00624A41" w:rsidRPr="001E01CD" w14:paraId="29788206" w14:textId="77777777" w:rsidTr="00BC4D42">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330" w:type="dxa"/>
            <w:noWrap/>
            <w:vAlign w:val="center"/>
            <w:hideMark/>
          </w:tcPr>
          <w:p w14:paraId="064B8EE6" w14:textId="39F52BF5" w:rsidR="00624A41" w:rsidRPr="001E01CD" w:rsidRDefault="00624A41" w:rsidP="00CC43C5">
            <w:pPr>
              <w:spacing w:before="120" w:after="120"/>
              <w:rPr>
                <w:rFonts w:ascii="Calibri" w:eastAsia="Times New Roman" w:hAnsi="Calibri" w:cs="Times New Roman"/>
                <w:b w:val="0"/>
                <w:color w:val="000000"/>
              </w:rPr>
            </w:pPr>
            <w:r w:rsidRPr="001E01CD">
              <w:rPr>
                <w:rFonts w:ascii="Calibri" w:eastAsia="Times New Roman" w:hAnsi="Calibri" w:cs="Times New Roman"/>
                <w:b w:val="0"/>
                <w:color w:val="000000"/>
              </w:rPr>
              <w:t>Deck Dimensions &amp; Locations</w:t>
            </w:r>
          </w:p>
        </w:tc>
        <w:tc>
          <w:tcPr>
            <w:tcW w:w="5850" w:type="dxa"/>
            <w:tcBorders>
              <w:left w:val="single" w:sz="4" w:space="0" w:color="BFBFBF"/>
            </w:tcBorders>
            <w:vAlign w:val="center"/>
          </w:tcPr>
          <w:p w14:paraId="1BB5D351" w14:textId="751A5D00" w:rsidR="00624A41" w:rsidRPr="001E01CD" w:rsidRDefault="00624A41" w:rsidP="00CC43C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E01CD">
              <w:rPr>
                <w:rFonts w:ascii="Calibri" w:eastAsia="Times New Roman" w:hAnsi="Calibri" w:cs="Times New Roman"/>
                <w:color w:val="000000"/>
              </w:rPr>
              <w:t>Verify that the proper thickness is assigned and the deck shell elements reside in the proper geometric location and have the proper global dimensions</w:t>
            </w:r>
          </w:p>
        </w:tc>
      </w:tr>
      <w:tr w:rsidR="00624A41" w:rsidRPr="001E01CD" w14:paraId="2125C7AF" w14:textId="77777777" w:rsidTr="00BC4D42">
        <w:trPr>
          <w:trHeight w:val="450"/>
        </w:trPr>
        <w:tc>
          <w:tcPr>
            <w:cnfStyle w:val="001000000000" w:firstRow="0" w:lastRow="0" w:firstColumn="1" w:lastColumn="0" w:oddVBand="0" w:evenVBand="0" w:oddHBand="0" w:evenHBand="0" w:firstRowFirstColumn="0" w:firstRowLastColumn="0" w:lastRowFirstColumn="0" w:lastRowLastColumn="0"/>
            <w:tcW w:w="3330" w:type="dxa"/>
            <w:noWrap/>
            <w:vAlign w:val="center"/>
            <w:hideMark/>
          </w:tcPr>
          <w:p w14:paraId="78CA5B06" w14:textId="0DA424C2" w:rsidR="00624A41" w:rsidRPr="001E01CD" w:rsidRDefault="00624A41" w:rsidP="00CC43C5">
            <w:pPr>
              <w:spacing w:before="120" w:after="120"/>
              <w:rPr>
                <w:rFonts w:ascii="Calibri" w:eastAsia="Times New Roman" w:hAnsi="Calibri" w:cs="Times New Roman"/>
                <w:b w:val="0"/>
                <w:color w:val="000000"/>
              </w:rPr>
            </w:pPr>
            <w:r w:rsidRPr="001E01CD">
              <w:rPr>
                <w:rFonts w:ascii="Calibri" w:eastAsia="Times New Roman" w:hAnsi="Calibri" w:cs="Times New Roman"/>
                <w:b w:val="0"/>
                <w:color w:val="000000"/>
              </w:rPr>
              <w:t>Barrier Dimensions &amp; Locations</w:t>
            </w:r>
          </w:p>
        </w:tc>
        <w:tc>
          <w:tcPr>
            <w:tcW w:w="5850" w:type="dxa"/>
            <w:tcBorders>
              <w:left w:val="single" w:sz="4" w:space="0" w:color="BFBFBF"/>
            </w:tcBorders>
            <w:vAlign w:val="center"/>
          </w:tcPr>
          <w:p w14:paraId="0612FAA2" w14:textId="751A32B7" w:rsidR="00624A41" w:rsidRPr="001E01CD" w:rsidRDefault="00624A41" w:rsidP="00CC43C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E01CD">
              <w:rPr>
                <w:rFonts w:ascii="Calibri" w:eastAsia="Times New Roman" w:hAnsi="Calibri" w:cs="Times New Roman"/>
                <w:color w:val="000000"/>
              </w:rPr>
              <w:t xml:space="preserve">Verify that the proper cross sections are assigned and the barrier beam elements reside in the proper geometric location </w:t>
            </w:r>
          </w:p>
        </w:tc>
      </w:tr>
      <w:tr w:rsidR="00624A41" w:rsidRPr="001E01CD" w14:paraId="25057360" w14:textId="77777777" w:rsidTr="00BC4D42">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330" w:type="dxa"/>
            <w:noWrap/>
            <w:vAlign w:val="center"/>
          </w:tcPr>
          <w:p w14:paraId="38D49730" w14:textId="06AC8CE3" w:rsidR="00624A41" w:rsidRPr="001E01CD" w:rsidRDefault="00624A41" w:rsidP="00CC43C5">
            <w:pPr>
              <w:spacing w:before="120" w:after="120"/>
              <w:rPr>
                <w:rFonts w:ascii="Calibri" w:eastAsia="Times New Roman" w:hAnsi="Calibri" w:cs="Times New Roman"/>
                <w:b w:val="0"/>
                <w:color w:val="000000"/>
              </w:rPr>
            </w:pPr>
            <w:r w:rsidRPr="001E01CD">
              <w:rPr>
                <w:rFonts w:ascii="Calibri" w:eastAsia="Times New Roman" w:hAnsi="Calibri" w:cs="Times New Roman"/>
                <w:b w:val="0"/>
                <w:color w:val="000000"/>
              </w:rPr>
              <w:t>Diaphragm Dimensions &amp; Locations</w:t>
            </w:r>
          </w:p>
        </w:tc>
        <w:tc>
          <w:tcPr>
            <w:tcW w:w="5850" w:type="dxa"/>
            <w:tcBorders>
              <w:left w:val="single" w:sz="4" w:space="0" w:color="BFBFBF"/>
            </w:tcBorders>
            <w:vAlign w:val="center"/>
          </w:tcPr>
          <w:p w14:paraId="4EB8DD0F" w14:textId="5E6597EC" w:rsidR="00624A41" w:rsidRPr="001E01CD" w:rsidRDefault="00624A41" w:rsidP="00CC43C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E01CD">
              <w:rPr>
                <w:rFonts w:ascii="Calibri" w:eastAsia="Times New Roman" w:hAnsi="Calibri" w:cs="Times New Roman"/>
                <w:color w:val="000000"/>
              </w:rPr>
              <w:t>Verify that the proper cross sections are assigned and the diaphragm beam elements reside in the proper geometric location and have the proper configuration</w:t>
            </w:r>
          </w:p>
        </w:tc>
      </w:tr>
    </w:tbl>
    <w:p w14:paraId="294E8D21" w14:textId="2D9E5801" w:rsidR="00CE7F69" w:rsidRPr="001E01CD" w:rsidRDefault="00CE7F69" w:rsidP="00CC43C5"/>
    <w:p w14:paraId="5E234A5F" w14:textId="7B6B837B" w:rsidR="007339E0" w:rsidRPr="001E01CD" w:rsidRDefault="007339E0" w:rsidP="007339E0">
      <w:pPr>
        <w:pStyle w:val="Caption"/>
        <w:keepNext/>
      </w:pPr>
      <w:bookmarkStart w:id="163" w:name="_Ref469496124"/>
      <w:bookmarkStart w:id="164" w:name="_Toc469555973"/>
      <w:r w:rsidRPr="001E01CD">
        <w:lastRenderedPageBreak/>
        <w:t xml:space="preserve">Table </w:t>
      </w:r>
      <w:fldSimple w:instr=" SEQ Table \* ARABIC ">
        <w:r w:rsidR="00AA21B3">
          <w:rPr>
            <w:noProof/>
          </w:rPr>
          <w:t>2</w:t>
        </w:r>
      </w:fldSimple>
      <w:bookmarkEnd w:id="163"/>
      <w:r w:rsidRPr="001E01CD">
        <w:t>. Error screening tasks for modeling.</w:t>
      </w:r>
      <w:bookmarkEnd w:id="164"/>
    </w:p>
    <w:tbl>
      <w:tblPr>
        <w:tblStyle w:val="PlainTable1"/>
        <w:tblW w:w="9180" w:type="dxa"/>
        <w:tblInd w:w="85" w:type="dxa"/>
        <w:tblLook w:val="04A0" w:firstRow="1" w:lastRow="0" w:firstColumn="1" w:lastColumn="0" w:noHBand="0" w:noVBand="1"/>
      </w:tblPr>
      <w:tblGrid>
        <w:gridCol w:w="3330"/>
        <w:gridCol w:w="5850"/>
      </w:tblGrid>
      <w:tr w:rsidR="008926C2" w:rsidRPr="001E01CD" w14:paraId="792039C2" w14:textId="77777777" w:rsidTr="00DE31A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BFBFBF"/>
            </w:tcBorders>
            <w:noWrap/>
            <w:vAlign w:val="center"/>
            <w:hideMark/>
          </w:tcPr>
          <w:p w14:paraId="5D260308" w14:textId="77777777" w:rsidR="008926C2" w:rsidRPr="001E01CD" w:rsidRDefault="008926C2" w:rsidP="00CC43C5">
            <w:pPr>
              <w:spacing w:before="120" w:after="120"/>
              <w:rPr>
                <w:rFonts w:ascii="Calibri" w:eastAsia="Times New Roman" w:hAnsi="Calibri" w:cs="Times New Roman"/>
                <w:color w:val="000000"/>
              </w:rPr>
            </w:pPr>
            <w:r w:rsidRPr="001E01CD">
              <w:rPr>
                <w:rFonts w:ascii="Calibri" w:eastAsia="Times New Roman" w:hAnsi="Calibri" w:cs="Times New Roman"/>
                <w:color w:val="000000"/>
              </w:rPr>
              <w:t>MODELING ASPECTS</w:t>
            </w:r>
          </w:p>
        </w:tc>
        <w:tc>
          <w:tcPr>
            <w:tcW w:w="5850" w:type="dxa"/>
            <w:tcBorders>
              <w:top w:val="single" w:sz="4" w:space="0" w:color="BFBFBF"/>
              <w:left w:val="single" w:sz="4" w:space="0" w:color="BFBFBF"/>
            </w:tcBorders>
            <w:vAlign w:val="center"/>
          </w:tcPr>
          <w:p w14:paraId="164F3E93" w14:textId="77777777" w:rsidR="008926C2" w:rsidRPr="001E01CD" w:rsidRDefault="008926C2" w:rsidP="00CC43C5">
            <w:pPr>
              <w:spacing w:before="120" w:after="12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rPr>
            </w:pPr>
            <w:r w:rsidRPr="001E01CD">
              <w:rPr>
                <w:rFonts w:ascii="Calibri" w:eastAsia="Times New Roman" w:hAnsi="Calibri" w:cs="Times New Roman"/>
                <w:color w:val="000000"/>
              </w:rPr>
              <w:t>DESCRIPTION</w:t>
            </w:r>
          </w:p>
        </w:tc>
      </w:tr>
      <w:tr w:rsidR="008926C2" w:rsidRPr="001E01CD" w14:paraId="32A2649B" w14:textId="77777777" w:rsidTr="00DE31A9">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330" w:type="dxa"/>
            <w:noWrap/>
            <w:vAlign w:val="center"/>
          </w:tcPr>
          <w:p w14:paraId="6454B5B2" w14:textId="0BE15191" w:rsidR="008926C2" w:rsidRPr="001E01CD" w:rsidRDefault="008926C2" w:rsidP="00CC43C5">
            <w:pPr>
              <w:spacing w:before="120" w:after="120"/>
              <w:rPr>
                <w:rFonts w:ascii="Calibri" w:eastAsia="Times New Roman" w:hAnsi="Calibri" w:cs="Times New Roman"/>
                <w:b w:val="0"/>
                <w:color w:val="000000"/>
              </w:rPr>
            </w:pPr>
            <w:r w:rsidRPr="001E01CD">
              <w:rPr>
                <w:rFonts w:ascii="Calibri" w:eastAsia="Times New Roman" w:hAnsi="Calibri" w:cs="Times New Roman"/>
                <w:b w:val="0"/>
                <w:color w:val="000000"/>
              </w:rPr>
              <w:t>Material Properties</w:t>
            </w:r>
          </w:p>
        </w:tc>
        <w:tc>
          <w:tcPr>
            <w:tcW w:w="5850" w:type="dxa"/>
            <w:tcBorders>
              <w:left w:val="single" w:sz="4" w:space="0" w:color="BFBFBF"/>
            </w:tcBorders>
            <w:vAlign w:val="center"/>
          </w:tcPr>
          <w:p w14:paraId="20CB4F00" w14:textId="18D3FA21" w:rsidR="008926C2" w:rsidRPr="001E01CD" w:rsidRDefault="008926C2" w:rsidP="00CC43C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E01CD">
              <w:rPr>
                <w:rFonts w:ascii="Calibri" w:eastAsia="Times New Roman" w:hAnsi="Calibri" w:cs="Times New Roman"/>
                <w:color w:val="000000"/>
              </w:rPr>
              <w:t>Verify that the proper material properties are assigned to all elements</w:t>
            </w:r>
          </w:p>
        </w:tc>
      </w:tr>
      <w:tr w:rsidR="008926C2" w:rsidRPr="001E01CD" w14:paraId="0F82B6EB" w14:textId="77777777" w:rsidTr="00DE31A9">
        <w:trPr>
          <w:trHeight w:val="450"/>
        </w:trPr>
        <w:tc>
          <w:tcPr>
            <w:cnfStyle w:val="001000000000" w:firstRow="0" w:lastRow="0" w:firstColumn="1" w:lastColumn="0" w:oddVBand="0" w:evenVBand="0" w:oddHBand="0" w:evenHBand="0" w:firstRowFirstColumn="0" w:firstRowLastColumn="0" w:lastRowFirstColumn="0" w:lastRowLastColumn="0"/>
            <w:tcW w:w="3330" w:type="dxa"/>
            <w:noWrap/>
            <w:vAlign w:val="center"/>
          </w:tcPr>
          <w:p w14:paraId="1AFA4B3A" w14:textId="0CAD07CC" w:rsidR="008926C2" w:rsidRPr="001E01CD" w:rsidRDefault="008926C2" w:rsidP="00CC43C5">
            <w:pPr>
              <w:spacing w:before="120" w:after="120"/>
              <w:rPr>
                <w:rFonts w:ascii="Calibri" w:eastAsia="Times New Roman" w:hAnsi="Calibri" w:cs="Times New Roman"/>
                <w:b w:val="0"/>
                <w:color w:val="000000"/>
              </w:rPr>
            </w:pPr>
            <w:r w:rsidRPr="001E01CD">
              <w:rPr>
                <w:rFonts w:ascii="Calibri" w:eastAsia="Times New Roman" w:hAnsi="Calibri" w:cs="Times New Roman"/>
                <w:b w:val="0"/>
                <w:color w:val="000000"/>
              </w:rPr>
              <w:t>Clean Mesh</w:t>
            </w:r>
          </w:p>
        </w:tc>
        <w:tc>
          <w:tcPr>
            <w:tcW w:w="5850" w:type="dxa"/>
            <w:tcBorders>
              <w:left w:val="single" w:sz="4" w:space="0" w:color="BFBFBF"/>
            </w:tcBorders>
            <w:vAlign w:val="center"/>
          </w:tcPr>
          <w:p w14:paraId="0F24BD66" w14:textId="128D5442" w:rsidR="008926C2" w:rsidRPr="001E01CD" w:rsidRDefault="008926C2" w:rsidP="00CC43C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E01CD">
              <w:rPr>
                <w:rFonts w:ascii="Calibri" w:eastAsia="Times New Roman" w:hAnsi="Calibri" w:cs="Times New Roman"/>
                <w:color w:val="000000"/>
              </w:rPr>
              <w:t xml:space="preserve">Verify that there are no duplicated node, beam or shell elements </w:t>
            </w:r>
          </w:p>
        </w:tc>
      </w:tr>
      <w:tr w:rsidR="008926C2" w:rsidRPr="001E01CD" w14:paraId="014D664D" w14:textId="77777777" w:rsidTr="008926C2">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330" w:type="dxa"/>
            <w:noWrap/>
            <w:vAlign w:val="center"/>
          </w:tcPr>
          <w:p w14:paraId="24B00614" w14:textId="2A805DC2" w:rsidR="008926C2" w:rsidRPr="001E01CD" w:rsidRDefault="008926C2" w:rsidP="00CC43C5">
            <w:pPr>
              <w:spacing w:before="120" w:after="120"/>
              <w:rPr>
                <w:rFonts w:ascii="Calibri" w:eastAsia="Times New Roman" w:hAnsi="Calibri" w:cs="Times New Roman"/>
                <w:b w:val="0"/>
                <w:color w:val="000000"/>
              </w:rPr>
            </w:pPr>
            <w:r w:rsidRPr="001E01CD">
              <w:rPr>
                <w:rFonts w:ascii="Calibri" w:eastAsia="Times New Roman" w:hAnsi="Calibri" w:cs="Times New Roman"/>
                <w:b w:val="0"/>
                <w:color w:val="000000"/>
              </w:rPr>
              <w:t>Boundary Conditions</w:t>
            </w:r>
          </w:p>
        </w:tc>
        <w:tc>
          <w:tcPr>
            <w:tcW w:w="5850" w:type="dxa"/>
            <w:tcBorders>
              <w:left w:val="single" w:sz="4" w:space="0" w:color="BFBFBF"/>
            </w:tcBorders>
            <w:vAlign w:val="center"/>
          </w:tcPr>
          <w:p w14:paraId="0FE5E34B" w14:textId="1F475E06" w:rsidR="008926C2" w:rsidRPr="001E01CD" w:rsidRDefault="008926C2" w:rsidP="00CC43C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E01CD">
              <w:rPr>
                <w:rFonts w:ascii="Calibri" w:eastAsia="Times New Roman" w:hAnsi="Calibri" w:cs="Times New Roman"/>
                <w:color w:val="000000"/>
              </w:rPr>
              <w:t>Verify that the proper boundary conditions are assigned at each support location</w:t>
            </w:r>
          </w:p>
        </w:tc>
      </w:tr>
      <w:tr w:rsidR="008926C2" w:rsidRPr="001E01CD" w14:paraId="4089E1DD" w14:textId="77777777" w:rsidTr="008926C2">
        <w:trPr>
          <w:trHeight w:val="450"/>
        </w:trPr>
        <w:tc>
          <w:tcPr>
            <w:cnfStyle w:val="001000000000" w:firstRow="0" w:lastRow="0" w:firstColumn="1" w:lastColumn="0" w:oddVBand="0" w:evenVBand="0" w:oddHBand="0" w:evenHBand="0" w:firstRowFirstColumn="0" w:firstRowLastColumn="0" w:lastRowFirstColumn="0" w:lastRowLastColumn="0"/>
            <w:tcW w:w="3330" w:type="dxa"/>
            <w:noWrap/>
            <w:vAlign w:val="center"/>
          </w:tcPr>
          <w:p w14:paraId="115A5857" w14:textId="027AACEF" w:rsidR="008926C2" w:rsidRPr="001E01CD" w:rsidRDefault="008926C2" w:rsidP="00CC43C5">
            <w:pPr>
              <w:spacing w:before="120" w:after="120"/>
              <w:rPr>
                <w:rFonts w:ascii="Calibri" w:eastAsia="Times New Roman" w:hAnsi="Calibri" w:cs="Times New Roman"/>
                <w:b w:val="0"/>
                <w:color w:val="000000"/>
              </w:rPr>
            </w:pPr>
            <w:r w:rsidRPr="001E01CD">
              <w:rPr>
                <w:rFonts w:ascii="Calibri" w:eastAsia="Times New Roman" w:hAnsi="Calibri" w:cs="Times New Roman"/>
                <w:b w:val="0"/>
                <w:color w:val="000000"/>
              </w:rPr>
              <w:t>Connectivity</w:t>
            </w:r>
          </w:p>
        </w:tc>
        <w:tc>
          <w:tcPr>
            <w:tcW w:w="5850" w:type="dxa"/>
            <w:tcBorders>
              <w:left w:val="single" w:sz="4" w:space="0" w:color="BFBFBF"/>
            </w:tcBorders>
            <w:vAlign w:val="center"/>
          </w:tcPr>
          <w:p w14:paraId="51FBB635" w14:textId="4DCB5981" w:rsidR="008926C2" w:rsidRPr="001E01CD" w:rsidRDefault="008926C2" w:rsidP="00CC43C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E01CD">
              <w:rPr>
                <w:rFonts w:ascii="Calibri" w:eastAsia="Times New Roman" w:hAnsi="Calibri" w:cs="Times New Roman"/>
                <w:color w:val="000000"/>
              </w:rPr>
              <w:t>Verify that all elements in the model have the proper connectivity (through rigid links or sharing of nodes)</w:t>
            </w:r>
          </w:p>
        </w:tc>
      </w:tr>
      <w:tr w:rsidR="008926C2" w:rsidRPr="001E01CD" w14:paraId="7F06FE22" w14:textId="77777777" w:rsidTr="008926C2">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330" w:type="dxa"/>
            <w:noWrap/>
            <w:vAlign w:val="center"/>
          </w:tcPr>
          <w:p w14:paraId="7EB93C48" w14:textId="44153CC4" w:rsidR="008926C2" w:rsidRPr="001E01CD" w:rsidRDefault="008926C2" w:rsidP="00CC43C5">
            <w:pPr>
              <w:spacing w:before="120" w:after="120"/>
              <w:rPr>
                <w:rFonts w:ascii="Calibri" w:eastAsia="Times New Roman" w:hAnsi="Calibri" w:cs="Times New Roman"/>
                <w:b w:val="0"/>
                <w:color w:val="000000"/>
              </w:rPr>
            </w:pPr>
            <w:r w:rsidRPr="001E01CD">
              <w:rPr>
                <w:rFonts w:ascii="Calibri" w:eastAsia="Times New Roman" w:hAnsi="Calibri" w:cs="Times New Roman"/>
                <w:b w:val="0"/>
                <w:color w:val="000000"/>
              </w:rPr>
              <w:t xml:space="preserve">Live Load Path </w:t>
            </w:r>
          </w:p>
        </w:tc>
        <w:tc>
          <w:tcPr>
            <w:tcW w:w="5850" w:type="dxa"/>
            <w:tcBorders>
              <w:left w:val="single" w:sz="4" w:space="0" w:color="BFBFBF"/>
            </w:tcBorders>
            <w:vAlign w:val="center"/>
          </w:tcPr>
          <w:p w14:paraId="234A9370" w14:textId="3CE351A6" w:rsidR="008926C2" w:rsidRPr="001E01CD" w:rsidRDefault="008926C2" w:rsidP="00CC43C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E01CD">
              <w:rPr>
                <w:rFonts w:ascii="Calibri" w:eastAsia="Times New Roman" w:hAnsi="Calibri" w:cs="Times New Roman"/>
                <w:color w:val="000000"/>
              </w:rPr>
              <w:t>Verify that all load paths are properly defined and assigned in the proper location</w:t>
            </w:r>
          </w:p>
        </w:tc>
      </w:tr>
      <w:tr w:rsidR="008926C2" w:rsidRPr="001E01CD" w14:paraId="0525D42B" w14:textId="77777777" w:rsidTr="00DE31A9">
        <w:trPr>
          <w:trHeight w:val="450"/>
        </w:trPr>
        <w:tc>
          <w:tcPr>
            <w:cnfStyle w:val="001000000000" w:firstRow="0" w:lastRow="0" w:firstColumn="1" w:lastColumn="0" w:oddVBand="0" w:evenVBand="0" w:oddHBand="0" w:evenHBand="0" w:firstRowFirstColumn="0" w:firstRowLastColumn="0" w:lastRowFirstColumn="0" w:lastRowLastColumn="0"/>
            <w:tcW w:w="3330" w:type="dxa"/>
            <w:noWrap/>
            <w:vAlign w:val="center"/>
          </w:tcPr>
          <w:p w14:paraId="5AFB0DA4" w14:textId="112FA68B" w:rsidR="008926C2" w:rsidRPr="001E01CD" w:rsidRDefault="008926C2" w:rsidP="00CC43C5">
            <w:pPr>
              <w:spacing w:before="120" w:after="120"/>
              <w:rPr>
                <w:rFonts w:ascii="Calibri" w:eastAsia="Times New Roman" w:hAnsi="Calibri" w:cs="Times New Roman"/>
                <w:b w:val="0"/>
                <w:color w:val="000000"/>
              </w:rPr>
            </w:pPr>
            <w:r w:rsidRPr="001E01CD">
              <w:rPr>
                <w:rFonts w:ascii="Calibri" w:eastAsia="Times New Roman" w:hAnsi="Calibri" w:cs="Times New Roman"/>
                <w:b w:val="0"/>
                <w:color w:val="000000"/>
              </w:rPr>
              <w:t>Dead Load</w:t>
            </w:r>
          </w:p>
        </w:tc>
        <w:tc>
          <w:tcPr>
            <w:tcW w:w="5850" w:type="dxa"/>
            <w:tcBorders>
              <w:left w:val="single" w:sz="4" w:space="0" w:color="BFBFBF"/>
            </w:tcBorders>
            <w:vAlign w:val="center"/>
          </w:tcPr>
          <w:p w14:paraId="6C4744C3" w14:textId="6C14E2B5" w:rsidR="008926C2" w:rsidRPr="001E01CD" w:rsidRDefault="008926C2" w:rsidP="00CC43C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E01CD">
              <w:rPr>
                <w:rFonts w:ascii="Calibri" w:eastAsia="Times New Roman" w:hAnsi="Calibri" w:cs="Times New Roman"/>
                <w:color w:val="000000"/>
              </w:rPr>
              <w:t>Verify that the total dead load of the model approximates that of the actual structure</w:t>
            </w:r>
          </w:p>
        </w:tc>
      </w:tr>
    </w:tbl>
    <w:p w14:paraId="73056E2A" w14:textId="218DC969" w:rsidR="008C1521" w:rsidRPr="001E01CD" w:rsidRDefault="008C1521" w:rsidP="00CC43C5"/>
    <w:p w14:paraId="6FB286B1" w14:textId="67268F94" w:rsidR="00CD0C98" w:rsidRPr="001E01CD" w:rsidRDefault="008C6A80" w:rsidP="00CC43C5">
      <w:pPr>
        <w:pStyle w:val="Heading1"/>
      </w:pPr>
      <w:bookmarkStart w:id="165" w:name="_Toc469493883"/>
      <w:r w:rsidRPr="001E01CD">
        <w:t>Dead Load &amp; Live Load Analysis</w:t>
      </w:r>
      <w:bookmarkEnd w:id="165"/>
      <w:r w:rsidRPr="001E01CD">
        <w:t xml:space="preserve"> </w:t>
      </w:r>
    </w:p>
    <w:p w14:paraId="2AD421F8" w14:textId="2EE619AE" w:rsidR="008C6A80" w:rsidRPr="001E01CD" w:rsidRDefault="008C6A80" w:rsidP="00CC43C5">
      <w:pPr>
        <w:pStyle w:val="Heading2"/>
      </w:pPr>
      <w:bookmarkStart w:id="166" w:name="_Toc469493884"/>
      <w:r w:rsidRPr="001E01CD">
        <w:t>Dead Load</w:t>
      </w:r>
      <w:bookmarkEnd w:id="166"/>
    </w:p>
    <w:p w14:paraId="4C73F8E9" w14:textId="42588747" w:rsidR="00CD0C98" w:rsidRPr="001E01CD" w:rsidRDefault="00FC16A4" w:rsidP="00CC43C5">
      <w:r w:rsidRPr="001E01CD">
        <w:t>Three</w:t>
      </w:r>
      <w:r w:rsidR="0027707B" w:rsidRPr="001E01CD">
        <w:t xml:space="preserve"> dead load cases are considered se</w:t>
      </w:r>
      <w:r w:rsidRPr="001E01CD">
        <w:t xml:space="preserve">parately, initial dead load, </w:t>
      </w:r>
      <w:r w:rsidR="0027707B" w:rsidRPr="001E01CD">
        <w:t>superimposed dead load</w:t>
      </w:r>
      <w:r w:rsidRPr="001E01CD">
        <w:t>, and dead load from the wearing surface</w:t>
      </w:r>
      <w:r w:rsidR="0027707B" w:rsidRPr="001E01CD">
        <w:t xml:space="preserve">. </w:t>
      </w:r>
      <w:r w:rsidR="00FC13FF" w:rsidRPr="001E01CD">
        <w:t xml:space="preserve">Each load case is defined by manipulating </w:t>
      </w:r>
      <w:r w:rsidR="00725FF2" w:rsidRPr="001E01CD">
        <w:t>the mass and stiffness through</w:t>
      </w:r>
      <w:r w:rsidR="00FC13FF" w:rsidRPr="001E01CD">
        <w:t xml:space="preserve"> material properties (</w:t>
      </w:r>
      <w:r w:rsidR="00725FF2" w:rsidRPr="001E01CD">
        <w:t>density</w:t>
      </w:r>
      <w:r w:rsidR="00FC13FF" w:rsidRPr="001E01CD">
        <w:t xml:space="preserve"> and </w:t>
      </w:r>
      <w:r w:rsidR="00725FF2" w:rsidRPr="001E01CD">
        <w:t>modulus of elasticity</w:t>
      </w:r>
      <w:r w:rsidR="00FC13FF" w:rsidRPr="001E01CD">
        <w:t xml:space="preserve">) of specific components of the structure. </w:t>
      </w:r>
      <w:r w:rsidR="008D21D6" w:rsidRPr="001E01CD">
        <w:t>This section provides a description of each dead load case as well as the application of each case.</w:t>
      </w:r>
    </w:p>
    <w:p w14:paraId="2727F432" w14:textId="2D660FED" w:rsidR="008C6A80" w:rsidRPr="001E01CD" w:rsidRDefault="0027707B" w:rsidP="00CC43C5">
      <w:pPr>
        <w:pStyle w:val="Heading3"/>
      </w:pPr>
      <w:bookmarkStart w:id="167" w:name="_Toc469493885"/>
      <w:r w:rsidRPr="001E01CD">
        <w:t>Initial</w:t>
      </w:r>
      <w:r w:rsidR="008C6A80" w:rsidRPr="001E01CD">
        <w:t xml:space="preserve"> Dead Load (DC1)</w:t>
      </w:r>
      <w:bookmarkEnd w:id="167"/>
    </w:p>
    <w:p w14:paraId="3D924B6C" w14:textId="73E01E36" w:rsidR="00CD0C98" w:rsidRPr="001E01CD" w:rsidRDefault="0027707B" w:rsidP="00CC43C5">
      <w:r w:rsidRPr="001E01CD">
        <w:t xml:space="preserve">Included in the initial dead load case is the self-weight of </w:t>
      </w:r>
      <w:r w:rsidR="00FC16A4" w:rsidRPr="001E01CD">
        <w:t>the steel</w:t>
      </w:r>
      <w:r w:rsidRPr="001E01CD">
        <w:t xml:space="preserve"> components </w:t>
      </w:r>
      <w:r w:rsidR="00FC16A4" w:rsidRPr="001E01CD">
        <w:t xml:space="preserve">(girders, diaphragms, and connections) </w:t>
      </w:r>
      <w:r w:rsidRPr="001E01CD">
        <w:t xml:space="preserve">as well as the self-weight of the deck. For analysis of this load case, the stiffness of the </w:t>
      </w:r>
      <w:r w:rsidR="00FC16A4" w:rsidRPr="001E01CD">
        <w:t xml:space="preserve">steel component is </w:t>
      </w:r>
      <w:r w:rsidR="00C60D8B" w:rsidRPr="001E01CD">
        <w:t>included</w:t>
      </w:r>
      <w:r w:rsidR="00FC16A4" w:rsidRPr="001E01CD">
        <w:t xml:space="preserve"> but the stiffness of the deck is not</w:t>
      </w:r>
      <w:r w:rsidRPr="001E01CD">
        <w:t xml:space="preserve">. </w:t>
      </w:r>
      <w:r w:rsidR="000A36A9" w:rsidRPr="001E01CD">
        <w:t>T</w:t>
      </w:r>
      <w:r w:rsidR="00FC16A4" w:rsidRPr="001E01CD">
        <w:t>his is achieved by setting the modulus of e</w:t>
      </w:r>
      <w:r w:rsidR="000A36A9" w:rsidRPr="001E01CD">
        <w:t>lasticity for the deck to an arbitrarily small value before running the linear static solver in Strand7</w:t>
      </w:r>
      <w:r w:rsidR="00725FF2" w:rsidRPr="001E01CD">
        <w:t>, ensuring that the dead load of the un-cured concrete is accounted for while providing no stiffness</w:t>
      </w:r>
      <w:r w:rsidR="00C60D8B" w:rsidRPr="001E01CD">
        <w:t>.</w:t>
      </w:r>
      <w:r w:rsidR="00725FF2" w:rsidRPr="001E01CD">
        <w:t xml:space="preserve"> </w:t>
      </w:r>
      <w:r w:rsidR="007339E0" w:rsidRPr="001E01CD">
        <w:fldChar w:fldCharType="begin"/>
      </w:r>
      <w:r w:rsidR="007339E0" w:rsidRPr="001E01CD">
        <w:instrText xml:space="preserve"> REF _Ref469496277 \h </w:instrText>
      </w:r>
      <w:r w:rsidR="001E01CD">
        <w:instrText xml:space="preserve"> \* MERGEFORMAT </w:instrText>
      </w:r>
      <w:r w:rsidR="007339E0" w:rsidRPr="001E01CD">
        <w:fldChar w:fldCharType="separate"/>
      </w:r>
      <w:r w:rsidR="007339E0" w:rsidRPr="001E01CD">
        <w:t xml:space="preserve">Table </w:t>
      </w:r>
      <w:r w:rsidR="007339E0" w:rsidRPr="001E01CD">
        <w:rPr>
          <w:noProof/>
        </w:rPr>
        <w:t>3</w:t>
      </w:r>
      <w:r w:rsidR="007339E0" w:rsidRPr="001E01CD">
        <w:fldChar w:fldCharType="end"/>
      </w:r>
      <w:r w:rsidR="00725FF2" w:rsidRPr="001E01CD">
        <w:t xml:space="preserve"> below summarizes the state of each component for this load case.</w:t>
      </w:r>
    </w:p>
    <w:p w14:paraId="73BA7248" w14:textId="1CCA3B1A" w:rsidR="007339E0" w:rsidRPr="001E01CD" w:rsidRDefault="007339E0" w:rsidP="007339E0">
      <w:pPr>
        <w:pStyle w:val="Caption"/>
        <w:keepNext/>
      </w:pPr>
      <w:bookmarkStart w:id="168" w:name="_Ref469496277"/>
      <w:bookmarkStart w:id="169" w:name="_Toc469555974"/>
      <w:r w:rsidRPr="001E01CD">
        <w:lastRenderedPageBreak/>
        <w:t xml:space="preserve">Table </w:t>
      </w:r>
      <w:fldSimple w:instr=" SEQ Table \* ARABIC ">
        <w:r w:rsidR="00AA21B3">
          <w:rPr>
            <w:noProof/>
          </w:rPr>
          <w:t>3</w:t>
        </w:r>
      </w:fldSimple>
      <w:bookmarkEnd w:id="168"/>
      <w:r w:rsidRPr="001E01CD">
        <w:t>. Component states for initial dead load.</w:t>
      </w:r>
      <w:bookmarkEnd w:id="169"/>
    </w:p>
    <w:tbl>
      <w:tblPr>
        <w:tblStyle w:val="TableGrid"/>
        <w:tblW w:w="8635" w:type="dxa"/>
        <w:jc w:val="center"/>
        <w:tblLook w:val="04A0" w:firstRow="1" w:lastRow="0" w:firstColumn="1" w:lastColumn="0" w:noHBand="0" w:noVBand="1"/>
      </w:tblPr>
      <w:tblGrid>
        <w:gridCol w:w="1727"/>
        <w:gridCol w:w="1727"/>
        <w:gridCol w:w="1727"/>
        <w:gridCol w:w="1727"/>
        <w:gridCol w:w="1727"/>
      </w:tblGrid>
      <w:tr w:rsidR="00725FF2" w:rsidRPr="001E01CD" w14:paraId="1169D70D" w14:textId="77777777" w:rsidTr="007339E0">
        <w:trPr>
          <w:jc w:val="center"/>
        </w:trPr>
        <w:tc>
          <w:tcPr>
            <w:tcW w:w="1727" w:type="dxa"/>
          </w:tcPr>
          <w:p w14:paraId="7B6A91F8" w14:textId="4A22E087" w:rsidR="00725FF2" w:rsidRPr="001E01CD" w:rsidRDefault="00725FF2" w:rsidP="00CC43C5">
            <w:pPr>
              <w:rPr>
                <w:b/>
                <w:sz w:val="20"/>
              </w:rPr>
            </w:pPr>
            <w:r w:rsidRPr="001E01CD">
              <w:rPr>
                <w:b/>
                <w:sz w:val="20"/>
              </w:rPr>
              <w:t>Component(s)</w:t>
            </w:r>
          </w:p>
        </w:tc>
        <w:tc>
          <w:tcPr>
            <w:tcW w:w="1727" w:type="dxa"/>
          </w:tcPr>
          <w:p w14:paraId="426ECFCE" w14:textId="05648F99" w:rsidR="00725FF2" w:rsidRPr="001E01CD" w:rsidRDefault="00725FF2" w:rsidP="00CC43C5">
            <w:pPr>
              <w:rPr>
                <w:b/>
                <w:sz w:val="20"/>
              </w:rPr>
            </w:pPr>
            <w:r w:rsidRPr="001E01CD">
              <w:rPr>
                <w:b/>
                <w:sz w:val="20"/>
              </w:rPr>
              <w:t>Mass</w:t>
            </w:r>
          </w:p>
        </w:tc>
        <w:tc>
          <w:tcPr>
            <w:tcW w:w="1727" w:type="dxa"/>
          </w:tcPr>
          <w:p w14:paraId="3026DD4A" w14:textId="40A296D9" w:rsidR="00725FF2" w:rsidRPr="001E01CD" w:rsidRDefault="00725FF2" w:rsidP="00CC43C5">
            <w:pPr>
              <w:rPr>
                <w:b/>
                <w:sz w:val="20"/>
              </w:rPr>
            </w:pPr>
            <w:r w:rsidRPr="001E01CD">
              <w:rPr>
                <w:b/>
                <w:sz w:val="20"/>
              </w:rPr>
              <w:t>Stiffness</w:t>
            </w:r>
          </w:p>
        </w:tc>
        <w:tc>
          <w:tcPr>
            <w:tcW w:w="1727" w:type="dxa"/>
          </w:tcPr>
          <w:p w14:paraId="5E043659" w14:textId="56C781C8" w:rsidR="00725FF2" w:rsidRPr="001E01CD" w:rsidRDefault="00725FF2" w:rsidP="00CC43C5">
            <w:pPr>
              <w:rPr>
                <w:b/>
                <w:sz w:val="20"/>
              </w:rPr>
            </w:pPr>
            <w:r w:rsidRPr="001E01CD">
              <w:rPr>
                <w:b/>
                <w:sz w:val="20"/>
              </w:rPr>
              <w:t>Density</w:t>
            </w:r>
          </w:p>
        </w:tc>
        <w:tc>
          <w:tcPr>
            <w:tcW w:w="1727" w:type="dxa"/>
          </w:tcPr>
          <w:p w14:paraId="62A5E5B2" w14:textId="4E2DC383" w:rsidR="00725FF2" w:rsidRPr="001E01CD" w:rsidRDefault="00725FF2" w:rsidP="00CC43C5">
            <w:pPr>
              <w:rPr>
                <w:b/>
                <w:sz w:val="20"/>
              </w:rPr>
            </w:pPr>
            <w:r w:rsidRPr="001E01CD">
              <w:rPr>
                <w:b/>
                <w:sz w:val="20"/>
              </w:rPr>
              <w:t xml:space="preserve">Modulus </w:t>
            </w:r>
          </w:p>
        </w:tc>
      </w:tr>
      <w:tr w:rsidR="00725FF2" w:rsidRPr="001E01CD" w14:paraId="4F63C4DE" w14:textId="77777777" w:rsidTr="007339E0">
        <w:trPr>
          <w:trHeight w:val="845"/>
          <w:jc w:val="center"/>
        </w:trPr>
        <w:tc>
          <w:tcPr>
            <w:tcW w:w="1727" w:type="dxa"/>
            <w:vAlign w:val="center"/>
          </w:tcPr>
          <w:p w14:paraId="246BCB17" w14:textId="148EB511" w:rsidR="00725FF2" w:rsidRPr="001E01CD" w:rsidRDefault="00725FF2" w:rsidP="00CC43C5">
            <w:pPr>
              <w:rPr>
                <w:sz w:val="20"/>
              </w:rPr>
            </w:pPr>
            <w:r w:rsidRPr="001E01CD">
              <w:rPr>
                <w:sz w:val="20"/>
              </w:rPr>
              <w:t>Girders, Diaphragms, Connections</w:t>
            </w:r>
          </w:p>
        </w:tc>
        <w:tc>
          <w:tcPr>
            <w:tcW w:w="1727" w:type="dxa"/>
            <w:vAlign w:val="center"/>
          </w:tcPr>
          <w:p w14:paraId="565B0221" w14:textId="782CFC20" w:rsidR="00725FF2" w:rsidRPr="001E01CD" w:rsidRDefault="00725FF2" w:rsidP="00CC43C5">
            <w:pPr>
              <w:rPr>
                <w:sz w:val="20"/>
              </w:rPr>
            </w:pPr>
            <w:r w:rsidRPr="001E01CD">
              <w:rPr>
                <w:sz w:val="20"/>
              </w:rPr>
              <w:t>Yes</w:t>
            </w:r>
          </w:p>
        </w:tc>
        <w:tc>
          <w:tcPr>
            <w:tcW w:w="1727" w:type="dxa"/>
            <w:vAlign w:val="center"/>
          </w:tcPr>
          <w:p w14:paraId="7C6D7E7B" w14:textId="037744F3" w:rsidR="00725FF2" w:rsidRPr="001E01CD" w:rsidRDefault="00725FF2" w:rsidP="00CC43C5">
            <w:pPr>
              <w:rPr>
                <w:sz w:val="20"/>
              </w:rPr>
            </w:pPr>
            <w:r w:rsidRPr="001E01CD">
              <w:rPr>
                <w:sz w:val="20"/>
              </w:rPr>
              <w:t>Yes</w:t>
            </w:r>
          </w:p>
        </w:tc>
        <w:tc>
          <w:tcPr>
            <w:tcW w:w="1727" w:type="dxa"/>
            <w:vAlign w:val="center"/>
          </w:tcPr>
          <w:p w14:paraId="0F9A345D" w14:textId="645EDB61" w:rsidR="00725FF2" w:rsidRPr="001E01CD" w:rsidRDefault="00725FF2" w:rsidP="00CC43C5">
            <w:pPr>
              <w:rPr>
                <w:sz w:val="20"/>
              </w:rPr>
            </w:pPr>
            <w:r w:rsidRPr="001E01CD">
              <w:rPr>
                <w:sz w:val="20"/>
              </w:rPr>
              <w:t>Specified density of component(s)</w:t>
            </w:r>
          </w:p>
        </w:tc>
        <w:tc>
          <w:tcPr>
            <w:tcW w:w="1727" w:type="dxa"/>
            <w:vAlign w:val="center"/>
          </w:tcPr>
          <w:p w14:paraId="29D79B0B" w14:textId="073DF753" w:rsidR="00725FF2" w:rsidRPr="001E01CD" w:rsidRDefault="00725FF2" w:rsidP="00CC43C5">
            <w:pPr>
              <w:rPr>
                <w:sz w:val="20"/>
              </w:rPr>
            </w:pPr>
            <w:r w:rsidRPr="001E01CD">
              <w:rPr>
                <w:sz w:val="20"/>
              </w:rPr>
              <w:t>Specified modulus of component(s)</w:t>
            </w:r>
          </w:p>
        </w:tc>
      </w:tr>
      <w:tr w:rsidR="00C60D8B" w:rsidRPr="001E01CD" w14:paraId="100646AE" w14:textId="77777777" w:rsidTr="007339E0">
        <w:trPr>
          <w:trHeight w:val="629"/>
          <w:jc w:val="center"/>
        </w:trPr>
        <w:tc>
          <w:tcPr>
            <w:tcW w:w="1727" w:type="dxa"/>
            <w:vAlign w:val="center"/>
          </w:tcPr>
          <w:p w14:paraId="41846A9D" w14:textId="77793EDF" w:rsidR="00C60D8B" w:rsidRPr="001E01CD" w:rsidRDefault="00C60D8B" w:rsidP="00CC43C5">
            <w:pPr>
              <w:rPr>
                <w:sz w:val="20"/>
              </w:rPr>
            </w:pPr>
            <w:r w:rsidRPr="001E01CD">
              <w:rPr>
                <w:sz w:val="20"/>
              </w:rPr>
              <w:t>Deck</w:t>
            </w:r>
          </w:p>
        </w:tc>
        <w:tc>
          <w:tcPr>
            <w:tcW w:w="1727" w:type="dxa"/>
            <w:vAlign w:val="center"/>
          </w:tcPr>
          <w:p w14:paraId="0FFAED71" w14:textId="5C6C0BC9" w:rsidR="00C60D8B" w:rsidRPr="001E01CD" w:rsidRDefault="00C60D8B" w:rsidP="00CC43C5">
            <w:pPr>
              <w:rPr>
                <w:sz w:val="20"/>
              </w:rPr>
            </w:pPr>
            <w:r w:rsidRPr="001E01CD">
              <w:rPr>
                <w:sz w:val="20"/>
              </w:rPr>
              <w:t>Yes</w:t>
            </w:r>
          </w:p>
        </w:tc>
        <w:tc>
          <w:tcPr>
            <w:tcW w:w="1727" w:type="dxa"/>
            <w:vAlign w:val="center"/>
          </w:tcPr>
          <w:p w14:paraId="2873CAD0" w14:textId="6664EF62" w:rsidR="00C60D8B" w:rsidRPr="001E01CD" w:rsidRDefault="00C60D8B" w:rsidP="00CC43C5">
            <w:pPr>
              <w:rPr>
                <w:sz w:val="20"/>
              </w:rPr>
            </w:pPr>
            <w:r w:rsidRPr="001E01CD">
              <w:rPr>
                <w:sz w:val="20"/>
              </w:rPr>
              <w:t>No</w:t>
            </w:r>
          </w:p>
        </w:tc>
        <w:tc>
          <w:tcPr>
            <w:tcW w:w="1727" w:type="dxa"/>
            <w:vAlign w:val="center"/>
          </w:tcPr>
          <w:p w14:paraId="7D386154" w14:textId="239389FA" w:rsidR="00C60D8B" w:rsidRPr="001E01CD" w:rsidRDefault="00C60D8B" w:rsidP="00CC43C5">
            <w:pPr>
              <w:rPr>
                <w:sz w:val="20"/>
              </w:rPr>
            </w:pPr>
            <w:r w:rsidRPr="001E01CD">
              <w:rPr>
                <w:sz w:val="20"/>
              </w:rPr>
              <w:t>Specified density of component(s)</w:t>
            </w:r>
          </w:p>
        </w:tc>
        <w:tc>
          <w:tcPr>
            <w:tcW w:w="1727" w:type="dxa"/>
            <w:vAlign w:val="center"/>
          </w:tcPr>
          <w:p w14:paraId="76FAD690" w14:textId="430C544D" w:rsidR="00C60D8B" w:rsidRPr="001E01CD" w:rsidRDefault="00C60D8B" w:rsidP="00CC43C5">
            <w:pPr>
              <w:rPr>
                <w:sz w:val="20"/>
              </w:rPr>
            </w:pPr>
            <w:r w:rsidRPr="001E01CD">
              <w:rPr>
                <w:sz w:val="20"/>
              </w:rPr>
              <w:t xml:space="preserve">1.0 </w:t>
            </w:r>
            <w:proofErr w:type="spellStart"/>
            <w:r w:rsidRPr="001E01CD">
              <w:rPr>
                <w:sz w:val="20"/>
              </w:rPr>
              <w:t>lb</w:t>
            </w:r>
            <w:proofErr w:type="spellEnd"/>
            <w:r w:rsidRPr="001E01CD">
              <w:rPr>
                <w:sz w:val="20"/>
              </w:rPr>
              <w:t>/in</w:t>
            </w:r>
            <w:r w:rsidRPr="001E01CD">
              <w:rPr>
                <w:sz w:val="20"/>
                <w:vertAlign w:val="superscript"/>
              </w:rPr>
              <w:t>2</w:t>
            </w:r>
          </w:p>
        </w:tc>
      </w:tr>
    </w:tbl>
    <w:p w14:paraId="1D95BEB1" w14:textId="77777777" w:rsidR="00725FF2" w:rsidRPr="001E01CD" w:rsidRDefault="00725FF2" w:rsidP="00CC43C5"/>
    <w:p w14:paraId="42CFF87B" w14:textId="3064351E" w:rsidR="008C6A80" w:rsidRPr="001E01CD" w:rsidRDefault="008C6A80" w:rsidP="00CC43C5">
      <w:pPr>
        <w:pStyle w:val="Heading3"/>
      </w:pPr>
      <w:bookmarkStart w:id="170" w:name="_Toc469493886"/>
      <w:r w:rsidRPr="001E01CD">
        <w:t>Superimposed Dead Load (</w:t>
      </w:r>
      <w:r w:rsidR="002B3867" w:rsidRPr="001E01CD">
        <w:t>DC2)</w:t>
      </w:r>
      <w:bookmarkEnd w:id="170"/>
    </w:p>
    <w:p w14:paraId="2DE3FD7C" w14:textId="692FD4C4" w:rsidR="00FC16A4" w:rsidRPr="001E01CD" w:rsidRDefault="00FC16A4" w:rsidP="00CC43C5">
      <w:r w:rsidRPr="001E01CD">
        <w:t>Superimpose</w:t>
      </w:r>
      <w:r w:rsidR="00FC13FF" w:rsidRPr="001E01CD">
        <w:t>d</w:t>
      </w:r>
      <w:r w:rsidRPr="001E01CD">
        <w:t xml:space="preserve"> dead load considers only the self-weight of the components that were built after the deck has cured (e.g. sidewalks and barriers). The stiffness of these components </w:t>
      </w:r>
      <w:r w:rsidR="00FC13FF" w:rsidRPr="001E01CD">
        <w:t xml:space="preserve">is </w:t>
      </w:r>
      <w:r w:rsidR="00C60D8B" w:rsidRPr="001E01CD">
        <w:t>ignored</w:t>
      </w:r>
      <w:r w:rsidR="00FC13FF" w:rsidRPr="001E01CD">
        <w:t xml:space="preserve"> by setting the</w:t>
      </w:r>
      <w:r w:rsidR="00C60D8B" w:rsidRPr="001E01CD">
        <w:t>ir</w:t>
      </w:r>
      <w:r w:rsidR="00FC13FF" w:rsidRPr="001E01CD">
        <w:t xml:space="preserve"> modulus of elasticity to an arbitrarily small value. </w:t>
      </w:r>
      <w:r w:rsidR="00C60D8B" w:rsidRPr="001E01CD">
        <w:t>The stiffness of the cured concrete deck is included but the</w:t>
      </w:r>
      <w:r w:rsidR="00FC13FF" w:rsidRPr="001E01CD">
        <w:t xml:space="preserve"> mass of the deck and all steel components (girders, diaphragms, and connections) is </w:t>
      </w:r>
      <w:r w:rsidR="00C60D8B" w:rsidRPr="001E01CD">
        <w:t>ignored</w:t>
      </w:r>
      <w:r w:rsidR="00FC13FF" w:rsidRPr="001E01CD">
        <w:t xml:space="preserve"> for this</w:t>
      </w:r>
      <w:r w:rsidR="00C60D8B" w:rsidRPr="001E01CD">
        <w:t xml:space="preserve"> load case by setting the density of each component to 0. This ensures that the dead load for each component is only accounted for once. </w:t>
      </w:r>
    </w:p>
    <w:p w14:paraId="50C76EB4" w14:textId="007126F5" w:rsidR="007339E0" w:rsidRPr="001E01CD" w:rsidRDefault="007339E0" w:rsidP="007339E0">
      <w:pPr>
        <w:pStyle w:val="Caption"/>
        <w:keepNext/>
      </w:pPr>
      <w:bookmarkStart w:id="171" w:name="_Toc469555975"/>
      <w:r w:rsidRPr="001E01CD">
        <w:t xml:space="preserve">Table </w:t>
      </w:r>
      <w:fldSimple w:instr=" SEQ Table \* ARABIC ">
        <w:r w:rsidR="00AA21B3">
          <w:rPr>
            <w:noProof/>
          </w:rPr>
          <w:t>4</w:t>
        </w:r>
      </w:fldSimple>
      <w:r w:rsidRPr="001E01CD">
        <w:t>. Component states for superimposed dead load.</w:t>
      </w:r>
      <w:bookmarkEnd w:id="171"/>
    </w:p>
    <w:tbl>
      <w:tblPr>
        <w:tblStyle w:val="TableGrid"/>
        <w:tblW w:w="8635" w:type="dxa"/>
        <w:jc w:val="center"/>
        <w:tblLook w:val="04A0" w:firstRow="1" w:lastRow="0" w:firstColumn="1" w:lastColumn="0" w:noHBand="0" w:noVBand="1"/>
      </w:tblPr>
      <w:tblGrid>
        <w:gridCol w:w="1727"/>
        <w:gridCol w:w="1727"/>
        <w:gridCol w:w="1727"/>
        <w:gridCol w:w="1727"/>
        <w:gridCol w:w="1727"/>
      </w:tblGrid>
      <w:tr w:rsidR="00C60D8B" w:rsidRPr="001E01CD" w14:paraId="0DD49E57" w14:textId="77777777" w:rsidTr="007339E0">
        <w:trPr>
          <w:jc w:val="center"/>
        </w:trPr>
        <w:tc>
          <w:tcPr>
            <w:tcW w:w="1727" w:type="dxa"/>
          </w:tcPr>
          <w:p w14:paraId="6455C12C" w14:textId="77777777" w:rsidR="00C60D8B" w:rsidRPr="001E01CD" w:rsidRDefault="00C60D8B" w:rsidP="00CC43C5">
            <w:pPr>
              <w:rPr>
                <w:b/>
                <w:sz w:val="20"/>
              </w:rPr>
            </w:pPr>
            <w:r w:rsidRPr="001E01CD">
              <w:rPr>
                <w:b/>
                <w:sz w:val="20"/>
              </w:rPr>
              <w:t>Component(s)</w:t>
            </w:r>
          </w:p>
        </w:tc>
        <w:tc>
          <w:tcPr>
            <w:tcW w:w="1727" w:type="dxa"/>
          </w:tcPr>
          <w:p w14:paraId="48E0A4A1" w14:textId="77777777" w:rsidR="00C60D8B" w:rsidRPr="001E01CD" w:rsidRDefault="00C60D8B" w:rsidP="00CC43C5">
            <w:pPr>
              <w:rPr>
                <w:b/>
                <w:sz w:val="20"/>
              </w:rPr>
            </w:pPr>
            <w:r w:rsidRPr="001E01CD">
              <w:rPr>
                <w:b/>
                <w:sz w:val="20"/>
              </w:rPr>
              <w:t>Mass</w:t>
            </w:r>
          </w:p>
        </w:tc>
        <w:tc>
          <w:tcPr>
            <w:tcW w:w="1727" w:type="dxa"/>
          </w:tcPr>
          <w:p w14:paraId="6D1880B0" w14:textId="77777777" w:rsidR="00C60D8B" w:rsidRPr="001E01CD" w:rsidRDefault="00C60D8B" w:rsidP="00CC43C5">
            <w:pPr>
              <w:rPr>
                <w:b/>
                <w:sz w:val="20"/>
              </w:rPr>
            </w:pPr>
            <w:r w:rsidRPr="001E01CD">
              <w:rPr>
                <w:b/>
                <w:sz w:val="20"/>
              </w:rPr>
              <w:t>Stiffness</w:t>
            </w:r>
          </w:p>
        </w:tc>
        <w:tc>
          <w:tcPr>
            <w:tcW w:w="1727" w:type="dxa"/>
          </w:tcPr>
          <w:p w14:paraId="600DD5B9" w14:textId="77777777" w:rsidR="00C60D8B" w:rsidRPr="001E01CD" w:rsidRDefault="00C60D8B" w:rsidP="00CC43C5">
            <w:pPr>
              <w:rPr>
                <w:b/>
                <w:sz w:val="20"/>
              </w:rPr>
            </w:pPr>
            <w:r w:rsidRPr="001E01CD">
              <w:rPr>
                <w:b/>
                <w:sz w:val="20"/>
              </w:rPr>
              <w:t>Density</w:t>
            </w:r>
          </w:p>
        </w:tc>
        <w:tc>
          <w:tcPr>
            <w:tcW w:w="1727" w:type="dxa"/>
          </w:tcPr>
          <w:p w14:paraId="0DCD08BB" w14:textId="77777777" w:rsidR="00C60D8B" w:rsidRPr="001E01CD" w:rsidRDefault="00C60D8B" w:rsidP="00CC43C5">
            <w:pPr>
              <w:rPr>
                <w:b/>
                <w:sz w:val="20"/>
              </w:rPr>
            </w:pPr>
            <w:r w:rsidRPr="001E01CD">
              <w:rPr>
                <w:b/>
                <w:sz w:val="20"/>
              </w:rPr>
              <w:t xml:space="preserve">Modulus </w:t>
            </w:r>
          </w:p>
        </w:tc>
      </w:tr>
      <w:tr w:rsidR="00C60D8B" w:rsidRPr="001E01CD" w14:paraId="083CBF10" w14:textId="77777777" w:rsidTr="007339E0">
        <w:trPr>
          <w:trHeight w:val="845"/>
          <w:jc w:val="center"/>
        </w:trPr>
        <w:tc>
          <w:tcPr>
            <w:tcW w:w="1727" w:type="dxa"/>
            <w:vAlign w:val="center"/>
          </w:tcPr>
          <w:p w14:paraId="30CB301F" w14:textId="77777777" w:rsidR="00C60D8B" w:rsidRPr="001E01CD" w:rsidRDefault="00C60D8B" w:rsidP="00CC43C5">
            <w:pPr>
              <w:rPr>
                <w:sz w:val="20"/>
              </w:rPr>
            </w:pPr>
            <w:r w:rsidRPr="001E01CD">
              <w:rPr>
                <w:sz w:val="20"/>
              </w:rPr>
              <w:t>Girders, Diaphragms, Connections</w:t>
            </w:r>
          </w:p>
        </w:tc>
        <w:tc>
          <w:tcPr>
            <w:tcW w:w="1727" w:type="dxa"/>
            <w:vAlign w:val="center"/>
          </w:tcPr>
          <w:p w14:paraId="7E01D7CB" w14:textId="1B842516" w:rsidR="00C60D8B" w:rsidRPr="001E01CD" w:rsidRDefault="00C60D8B" w:rsidP="00CC43C5">
            <w:pPr>
              <w:rPr>
                <w:sz w:val="20"/>
              </w:rPr>
            </w:pPr>
            <w:r w:rsidRPr="001E01CD">
              <w:rPr>
                <w:sz w:val="20"/>
              </w:rPr>
              <w:t>No</w:t>
            </w:r>
          </w:p>
        </w:tc>
        <w:tc>
          <w:tcPr>
            <w:tcW w:w="1727" w:type="dxa"/>
            <w:vAlign w:val="center"/>
          </w:tcPr>
          <w:p w14:paraId="27C09257" w14:textId="77777777" w:rsidR="00C60D8B" w:rsidRPr="001E01CD" w:rsidRDefault="00C60D8B" w:rsidP="00CC43C5">
            <w:pPr>
              <w:rPr>
                <w:sz w:val="20"/>
              </w:rPr>
            </w:pPr>
            <w:r w:rsidRPr="001E01CD">
              <w:rPr>
                <w:sz w:val="20"/>
              </w:rPr>
              <w:t>Yes</w:t>
            </w:r>
          </w:p>
        </w:tc>
        <w:tc>
          <w:tcPr>
            <w:tcW w:w="1727" w:type="dxa"/>
            <w:vAlign w:val="center"/>
          </w:tcPr>
          <w:p w14:paraId="21BAD65E" w14:textId="03F1DF36" w:rsidR="00C60D8B" w:rsidRPr="001E01CD" w:rsidRDefault="00C60D8B" w:rsidP="00CC43C5">
            <w:pPr>
              <w:rPr>
                <w:sz w:val="20"/>
              </w:rPr>
            </w:pPr>
            <w:r w:rsidRPr="001E01CD">
              <w:rPr>
                <w:sz w:val="20"/>
              </w:rPr>
              <w:t xml:space="preserve">0 </w:t>
            </w:r>
            <w:proofErr w:type="spellStart"/>
            <w:r w:rsidRPr="001E01CD">
              <w:rPr>
                <w:sz w:val="20"/>
              </w:rPr>
              <w:t>lb</w:t>
            </w:r>
            <w:proofErr w:type="spellEnd"/>
            <w:r w:rsidRPr="001E01CD">
              <w:rPr>
                <w:sz w:val="20"/>
              </w:rPr>
              <w:t>/in</w:t>
            </w:r>
            <w:r w:rsidRPr="001E01CD">
              <w:rPr>
                <w:sz w:val="20"/>
                <w:vertAlign w:val="superscript"/>
              </w:rPr>
              <w:t>3</w:t>
            </w:r>
          </w:p>
        </w:tc>
        <w:tc>
          <w:tcPr>
            <w:tcW w:w="1727" w:type="dxa"/>
            <w:vAlign w:val="center"/>
          </w:tcPr>
          <w:p w14:paraId="17BEA7EC" w14:textId="77777777" w:rsidR="00C60D8B" w:rsidRPr="001E01CD" w:rsidRDefault="00C60D8B" w:rsidP="00CC43C5">
            <w:pPr>
              <w:rPr>
                <w:sz w:val="20"/>
              </w:rPr>
            </w:pPr>
            <w:r w:rsidRPr="001E01CD">
              <w:rPr>
                <w:sz w:val="20"/>
              </w:rPr>
              <w:t>Specified modulus of component(s)</w:t>
            </w:r>
          </w:p>
        </w:tc>
      </w:tr>
      <w:tr w:rsidR="00C60D8B" w:rsidRPr="001E01CD" w14:paraId="445CA352" w14:textId="77777777" w:rsidTr="007339E0">
        <w:trPr>
          <w:trHeight w:val="629"/>
          <w:jc w:val="center"/>
        </w:trPr>
        <w:tc>
          <w:tcPr>
            <w:tcW w:w="1727" w:type="dxa"/>
            <w:vAlign w:val="center"/>
          </w:tcPr>
          <w:p w14:paraId="1D7A7061" w14:textId="77777777" w:rsidR="00C60D8B" w:rsidRPr="001E01CD" w:rsidRDefault="00C60D8B" w:rsidP="00CC43C5">
            <w:pPr>
              <w:rPr>
                <w:sz w:val="20"/>
              </w:rPr>
            </w:pPr>
            <w:r w:rsidRPr="001E01CD">
              <w:rPr>
                <w:sz w:val="20"/>
              </w:rPr>
              <w:t>Deck</w:t>
            </w:r>
          </w:p>
        </w:tc>
        <w:tc>
          <w:tcPr>
            <w:tcW w:w="1727" w:type="dxa"/>
            <w:vAlign w:val="center"/>
          </w:tcPr>
          <w:p w14:paraId="7D35E91D" w14:textId="774D0B7C" w:rsidR="00C60D8B" w:rsidRPr="001E01CD" w:rsidRDefault="00C60D8B" w:rsidP="00CC43C5">
            <w:pPr>
              <w:rPr>
                <w:sz w:val="20"/>
              </w:rPr>
            </w:pPr>
            <w:r w:rsidRPr="001E01CD">
              <w:rPr>
                <w:sz w:val="20"/>
              </w:rPr>
              <w:t>No</w:t>
            </w:r>
          </w:p>
        </w:tc>
        <w:tc>
          <w:tcPr>
            <w:tcW w:w="1727" w:type="dxa"/>
            <w:vAlign w:val="center"/>
          </w:tcPr>
          <w:p w14:paraId="183D005D" w14:textId="08E1C6BA" w:rsidR="00C60D8B" w:rsidRPr="001E01CD" w:rsidRDefault="00C60D8B" w:rsidP="00CC43C5">
            <w:pPr>
              <w:rPr>
                <w:sz w:val="20"/>
              </w:rPr>
            </w:pPr>
            <w:r w:rsidRPr="001E01CD">
              <w:rPr>
                <w:sz w:val="20"/>
              </w:rPr>
              <w:t>Yes</w:t>
            </w:r>
          </w:p>
        </w:tc>
        <w:tc>
          <w:tcPr>
            <w:tcW w:w="1727" w:type="dxa"/>
            <w:vAlign w:val="center"/>
          </w:tcPr>
          <w:p w14:paraId="7743A8F4" w14:textId="1560425E" w:rsidR="00C60D8B" w:rsidRPr="001E01CD" w:rsidRDefault="00C60D8B" w:rsidP="00CC43C5">
            <w:pPr>
              <w:rPr>
                <w:sz w:val="20"/>
              </w:rPr>
            </w:pPr>
            <w:r w:rsidRPr="001E01CD">
              <w:rPr>
                <w:sz w:val="20"/>
              </w:rPr>
              <w:t xml:space="preserve">0 </w:t>
            </w:r>
            <w:proofErr w:type="spellStart"/>
            <w:r w:rsidRPr="001E01CD">
              <w:rPr>
                <w:sz w:val="20"/>
              </w:rPr>
              <w:t>lb</w:t>
            </w:r>
            <w:proofErr w:type="spellEnd"/>
            <w:r w:rsidRPr="001E01CD">
              <w:rPr>
                <w:sz w:val="20"/>
              </w:rPr>
              <w:t>/in</w:t>
            </w:r>
            <w:r w:rsidRPr="001E01CD">
              <w:rPr>
                <w:sz w:val="20"/>
                <w:vertAlign w:val="superscript"/>
              </w:rPr>
              <w:t>3</w:t>
            </w:r>
          </w:p>
        </w:tc>
        <w:tc>
          <w:tcPr>
            <w:tcW w:w="1727" w:type="dxa"/>
            <w:vAlign w:val="center"/>
          </w:tcPr>
          <w:p w14:paraId="79B5892E" w14:textId="686389D8" w:rsidR="00C60D8B" w:rsidRPr="001E01CD" w:rsidRDefault="00C60D8B" w:rsidP="00CC43C5">
            <w:pPr>
              <w:rPr>
                <w:sz w:val="20"/>
              </w:rPr>
            </w:pPr>
            <w:r w:rsidRPr="001E01CD">
              <w:rPr>
                <w:sz w:val="20"/>
              </w:rPr>
              <w:t>Specified modulus of component(s)</w:t>
            </w:r>
          </w:p>
        </w:tc>
      </w:tr>
      <w:tr w:rsidR="00A57E29" w:rsidRPr="001E01CD" w14:paraId="02C5EA6F" w14:textId="77777777" w:rsidTr="007339E0">
        <w:trPr>
          <w:trHeight w:val="629"/>
          <w:jc w:val="center"/>
        </w:trPr>
        <w:tc>
          <w:tcPr>
            <w:tcW w:w="1727" w:type="dxa"/>
            <w:vAlign w:val="center"/>
          </w:tcPr>
          <w:p w14:paraId="3FDC6ED8" w14:textId="50B21058" w:rsidR="00A57E29" w:rsidRPr="001E01CD" w:rsidRDefault="00A57E29" w:rsidP="00CC43C5">
            <w:pPr>
              <w:rPr>
                <w:sz w:val="20"/>
              </w:rPr>
            </w:pPr>
            <w:r w:rsidRPr="001E01CD">
              <w:rPr>
                <w:sz w:val="20"/>
              </w:rPr>
              <w:t>Sidewalks, Barriers</w:t>
            </w:r>
          </w:p>
        </w:tc>
        <w:tc>
          <w:tcPr>
            <w:tcW w:w="1727" w:type="dxa"/>
            <w:vAlign w:val="center"/>
          </w:tcPr>
          <w:p w14:paraId="0695319C" w14:textId="203F9FDA" w:rsidR="00A57E29" w:rsidRPr="001E01CD" w:rsidRDefault="00A57E29" w:rsidP="00CC43C5">
            <w:pPr>
              <w:rPr>
                <w:sz w:val="20"/>
              </w:rPr>
            </w:pPr>
            <w:r w:rsidRPr="001E01CD">
              <w:rPr>
                <w:sz w:val="20"/>
              </w:rPr>
              <w:t>Yes</w:t>
            </w:r>
          </w:p>
        </w:tc>
        <w:tc>
          <w:tcPr>
            <w:tcW w:w="1727" w:type="dxa"/>
            <w:vAlign w:val="center"/>
          </w:tcPr>
          <w:p w14:paraId="249CD8AF" w14:textId="1BB416EC" w:rsidR="00A57E29" w:rsidRPr="001E01CD" w:rsidRDefault="00A57E29" w:rsidP="00CC43C5">
            <w:pPr>
              <w:rPr>
                <w:sz w:val="20"/>
              </w:rPr>
            </w:pPr>
            <w:r w:rsidRPr="001E01CD">
              <w:rPr>
                <w:sz w:val="20"/>
              </w:rPr>
              <w:t>No</w:t>
            </w:r>
          </w:p>
        </w:tc>
        <w:tc>
          <w:tcPr>
            <w:tcW w:w="1727" w:type="dxa"/>
            <w:vAlign w:val="center"/>
          </w:tcPr>
          <w:p w14:paraId="30316F17" w14:textId="451AA5F5" w:rsidR="00A57E29" w:rsidRPr="001E01CD" w:rsidRDefault="00A57E29" w:rsidP="00CC43C5">
            <w:pPr>
              <w:rPr>
                <w:sz w:val="20"/>
              </w:rPr>
            </w:pPr>
            <w:r w:rsidRPr="001E01CD">
              <w:rPr>
                <w:sz w:val="20"/>
              </w:rPr>
              <w:t>Specified density of component(s)</w:t>
            </w:r>
          </w:p>
        </w:tc>
        <w:tc>
          <w:tcPr>
            <w:tcW w:w="1727" w:type="dxa"/>
            <w:vAlign w:val="center"/>
          </w:tcPr>
          <w:p w14:paraId="737FA410" w14:textId="50138FF6" w:rsidR="00A57E29" w:rsidRPr="001E01CD" w:rsidRDefault="00A57E29" w:rsidP="00CC43C5">
            <w:pPr>
              <w:rPr>
                <w:sz w:val="20"/>
              </w:rPr>
            </w:pPr>
            <w:r w:rsidRPr="001E01CD">
              <w:rPr>
                <w:sz w:val="20"/>
              </w:rPr>
              <w:t xml:space="preserve">1.0 </w:t>
            </w:r>
            <w:proofErr w:type="spellStart"/>
            <w:r w:rsidRPr="001E01CD">
              <w:rPr>
                <w:sz w:val="20"/>
              </w:rPr>
              <w:t>lb</w:t>
            </w:r>
            <w:proofErr w:type="spellEnd"/>
            <w:r w:rsidRPr="001E01CD">
              <w:rPr>
                <w:sz w:val="20"/>
              </w:rPr>
              <w:t>/in</w:t>
            </w:r>
            <w:r w:rsidRPr="001E01CD">
              <w:rPr>
                <w:sz w:val="20"/>
                <w:vertAlign w:val="superscript"/>
              </w:rPr>
              <w:t>2</w:t>
            </w:r>
          </w:p>
        </w:tc>
      </w:tr>
    </w:tbl>
    <w:p w14:paraId="64B73AC0" w14:textId="77777777" w:rsidR="00C60D8B" w:rsidRPr="001E01CD" w:rsidRDefault="00C60D8B" w:rsidP="00CC43C5"/>
    <w:p w14:paraId="3F7C6A1D" w14:textId="075D8475" w:rsidR="008C6A80" w:rsidRPr="001E01CD" w:rsidRDefault="008C6A80" w:rsidP="00CC43C5">
      <w:pPr>
        <w:pStyle w:val="Heading3"/>
      </w:pPr>
      <w:bookmarkStart w:id="172" w:name="_Toc469493887"/>
      <w:r w:rsidRPr="001E01CD">
        <w:t>Wearing Surface</w:t>
      </w:r>
      <w:r w:rsidR="002B3867" w:rsidRPr="001E01CD">
        <w:t xml:space="preserve"> (DW)</w:t>
      </w:r>
      <w:bookmarkEnd w:id="172"/>
    </w:p>
    <w:p w14:paraId="388B8D55" w14:textId="77F3EE15" w:rsidR="00A57E29" w:rsidRPr="001E01CD" w:rsidRDefault="00CE5545" w:rsidP="00CC43C5">
      <w:r w:rsidRPr="001E01CD">
        <w:t xml:space="preserve">The wearing surface may be applied to the structure in one of two ways. The first is to </w:t>
      </w:r>
      <w:r w:rsidR="007F46A2" w:rsidRPr="001E01CD">
        <w:t>use non-structural lumped mass on the deck nodes with a mass equivalent to that of the wearing surface over the tributary area of each node. The second is to model the wearing surface as a second layer of shell elements with</w:t>
      </w:r>
      <w:r w:rsidR="00A57E29" w:rsidRPr="001E01CD">
        <w:t xml:space="preserve"> the</w:t>
      </w:r>
      <w:r w:rsidR="007F46A2" w:rsidRPr="001E01CD">
        <w:t xml:space="preserve"> proper material </w:t>
      </w:r>
      <w:r w:rsidR="00A57E29" w:rsidRPr="001E01CD">
        <w:t>properties, thickness, and geometric offset</w:t>
      </w:r>
      <w:r w:rsidR="007F46A2" w:rsidRPr="001E01CD">
        <w:t xml:space="preserve">. The stiffness of the wearing surface is not considered and therefore only contributes to the overall dead load. Stiffness </w:t>
      </w:r>
      <w:r w:rsidR="00C862AA" w:rsidRPr="001E01CD">
        <w:t>of</w:t>
      </w:r>
      <w:r w:rsidR="00A57E29" w:rsidRPr="001E01CD">
        <w:t xml:space="preserve"> the barriers and </w:t>
      </w:r>
      <w:r w:rsidR="00A57E29" w:rsidRPr="001E01CD">
        <w:lastRenderedPageBreak/>
        <w:t>sidewalks</w:t>
      </w:r>
      <w:r w:rsidR="007F46A2" w:rsidRPr="001E01CD">
        <w:t xml:space="preserve"> is</w:t>
      </w:r>
      <w:r w:rsidR="00C862AA" w:rsidRPr="001E01CD">
        <w:t xml:space="preserve"> also</w:t>
      </w:r>
      <w:r w:rsidR="007F46A2" w:rsidRPr="001E01CD">
        <w:t xml:space="preserve"> ignored.</w:t>
      </w:r>
      <w:r w:rsidR="00A57E29" w:rsidRPr="001E01CD">
        <w:t xml:space="preserve"> </w:t>
      </w:r>
      <w:r w:rsidR="007339E0" w:rsidRPr="001E01CD">
        <w:fldChar w:fldCharType="begin"/>
      </w:r>
      <w:r w:rsidR="007339E0" w:rsidRPr="001E01CD">
        <w:instrText xml:space="preserve"> REF _Ref469496391 \h </w:instrText>
      </w:r>
      <w:r w:rsidR="001E01CD">
        <w:instrText xml:space="preserve"> \* MERGEFORMAT </w:instrText>
      </w:r>
      <w:r w:rsidR="007339E0" w:rsidRPr="001E01CD">
        <w:fldChar w:fldCharType="separate"/>
      </w:r>
      <w:r w:rsidR="007339E0" w:rsidRPr="001E01CD">
        <w:t xml:space="preserve">Table </w:t>
      </w:r>
      <w:r w:rsidR="007339E0" w:rsidRPr="001E01CD">
        <w:rPr>
          <w:noProof/>
        </w:rPr>
        <w:t>5</w:t>
      </w:r>
      <w:r w:rsidR="007339E0" w:rsidRPr="001E01CD">
        <w:fldChar w:fldCharType="end"/>
      </w:r>
      <w:r w:rsidR="00A57E29" w:rsidRPr="001E01CD">
        <w:t xml:space="preserve"> below summarizes the state of each component for this load case.</w:t>
      </w:r>
    </w:p>
    <w:p w14:paraId="185ECEAF" w14:textId="4D77DD28" w:rsidR="007339E0" w:rsidRPr="001E01CD" w:rsidRDefault="007339E0" w:rsidP="007339E0">
      <w:pPr>
        <w:pStyle w:val="Caption"/>
        <w:keepNext/>
      </w:pPr>
      <w:bookmarkStart w:id="173" w:name="_Ref469496391"/>
      <w:bookmarkStart w:id="174" w:name="_Toc469555976"/>
      <w:r w:rsidRPr="001E01CD">
        <w:t xml:space="preserve">Table </w:t>
      </w:r>
      <w:fldSimple w:instr=" SEQ Table \* ARABIC ">
        <w:r w:rsidR="00AA21B3">
          <w:rPr>
            <w:noProof/>
          </w:rPr>
          <w:t>5</w:t>
        </w:r>
      </w:fldSimple>
      <w:bookmarkEnd w:id="173"/>
      <w:r w:rsidRPr="001E01CD">
        <w:t>. Component states for dead load of wearing surface.</w:t>
      </w:r>
      <w:bookmarkEnd w:id="174"/>
    </w:p>
    <w:tbl>
      <w:tblPr>
        <w:tblStyle w:val="TableGrid"/>
        <w:tblW w:w="8635" w:type="dxa"/>
        <w:jc w:val="center"/>
        <w:tblLook w:val="04A0" w:firstRow="1" w:lastRow="0" w:firstColumn="1" w:lastColumn="0" w:noHBand="0" w:noVBand="1"/>
      </w:tblPr>
      <w:tblGrid>
        <w:gridCol w:w="1727"/>
        <w:gridCol w:w="1727"/>
        <w:gridCol w:w="1727"/>
        <w:gridCol w:w="1727"/>
        <w:gridCol w:w="1727"/>
      </w:tblGrid>
      <w:tr w:rsidR="00A57E29" w:rsidRPr="001E01CD" w14:paraId="456CBC26" w14:textId="77777777" w:rsidTr="007339E0">
        <w:trPr>
          <w:jc w:val="center"/>
        </w:trPr>
        <w:tc>
          <w:tcPr>
            <w:tcW w:w="1727" w:type="dxa"/>
          </w:tcPr>
          <w:p w14:paraId="4292C63C" w14:textId="77777777" w:rsidR="00A57E29" w:rsidRPr="001E01CD" w:rsidRDefault="00A57E29" w:rsidP="00CC43C5">
            <w:pPr>
              <w:rPr>
                <w:b/>
                <w:sz w:val="20"/>
              </w:rPr>
            </w:pPr>
            <w:r w:rsidRPr="001E01CD">
              <w:rPr>
                <w:b/>
                <w:sz w:val="20"/>
              </w:rPr>
              <w:t>Component(s)</w:t>
            </w:r>
          </w:p>
        </w:tc>
        <w:tc>
          <w:tcPr>
            <w:tcW w:w="1727" w:type="dxa"/>
          </w:tcPr>
          <w:p w14:paraId="13CBCD6E" w14:textId="77777777" w:rsidR="00A57E29" w:rsidRPr="001E01CD" w:rsidRDefault="00A57E29" w:rsidP="00CC43C5">
            <w:pPr>
              <w:rPr>
                <w:b/>
                <w:sz w:val="20"/>
              </w:rPr>
            </w:pPr>
            <w:r w:rsidRPr="001E01CD">
              <w:rPr>
                <w:b/>
                <w:sz w:val="20"/>
              </w:rPr>
              <w:t>Mass</w:t>
            </w:r>
          </w:p>
        </w:tc>
        <w:tc>
          <w:tcPr>
            <w:tcW w:w="1727" w:type="dxa"/>
          </w:tcPr>
          <w:p w14:paraId="0C94C271" w14:textId="77777777" w:rsidR="00A57E29" w:rsidRPr="001E01CD" w:rsidRDefault="00A57E29" w:rsidP="00CC43C5">
            <w:pPr>
              <w:rPr>
                <w:b/>
                <w:sz w:val="20"/>
              </w:rPr>
            </w:pPr>
            <w:r w:rsidRPr="001E01CD">
              <w:rPr>
                <w:b/>
                <w:sz w:val="20"/>
              </w:rPr>
              <w:t>Stiffness</w:t>
            </w:r>
          </w:p>
        </w:tc>
        <w:tc>
          <w:tcPr>
            <w:tcW w:w="1727" w:type="dxa"/>
          </w:tcPr>
          <w:p w14:paraId="41F4157C" w14:textId="77777777" w:rsidR="00A57E29" w:rsidRPr="001E01CD" w:rsidRDefault="00A57E29" w:rsidP="00CC43C5">
            <w:pPr>
              <w:rPr>
                <w:b/>
                <w:sz w:val="20"/>
              </w:rPr>
            </w:pPr>
            <w:r w:rsidRPr="001E01CD">
              <w:rPr>
                <w:b/>
                <w:sz w:val="20"/>
              </w:rPr>
              <w:t>Density</w:t>
            </w:r>
          </w:p>
        </w:tc>
        <w:tc>
          <w:tcPr>
            <w:tcW w:w="1727" w:type="dxa"/>
          </w:tcPr>
          <w:p w14:paraId="4BE904DF" w14:textId="77777777" w:rsidR="00A57E29" w:rsidRPr="001E01CD" w:rsidRDefault="00A57E29" w:rsidP="00CC43C5">
            <w:pPr>
              <w:rPr>
                <w:b/>
                <w:sz w:val="20"/>
              </w:rPr>
            </w:pPr>
            <w:r w:rsidRPr="001E01CD">
              <w:rPr>
                <w:b/>
                <w:sz w:val="20"/>
              </w:rPr>
              <w:t xml:space="preserve">Modulus </w:t>
            </w:r>
          </w:p>
        </w:tc>
      </w:tr>
      <w:tr w:rsidR="00A57E29" w:rsidRPr="001E01CD" w14:paraId="35C18C89" w14:textId="77777777" w:rsidTr="007339E0">
        <w:trPr>
          <w:trHeight w:val="845"/>
          <w:jc w:val="center"/>
        </w:trPr>
        <w:tc>
          <w:tcPr>
            <w:tcW w:w="1727" w:type="dxa"/>
            <w:vAlign w:val="center"/>
          </w:tcPr>
          <w:p w14:paraId="777ACF2C" w14:textId="77777777" w:rsidR="00A57E29" w:rsidRPr="001E01CD" w:rsidRDefault="00A57E29" w:rsidP="00CC43C5">
            <w:pPr>
              <w:rPr>
                <w:sz w:val="20"/>
              </w:rPr>
            </w:pPr>
            <w:r w:rsidRPr="001E01CD">
              <w:rPr>
                <w:sz w:val="20"/>
              </w:rPr>
              <w:t>Girders, Diaphragms, Connections</w:t>
            </w:r>
          </w:p>
        </w:tc>
        <w:tc>
          <w:tcPr>
            <w:tcW w:w="1727" w:type="dxa"/>
            <w:vAlign w:val="center"/>
          </w:tcPr>
          <w:p w14:paraId="3D6AD53A" w14:textId="77777777" w:rsidR="00A57E29" w:rsidRPr="001E01CD" w:rsidRDefault="00A57E29" w:rsidP="00CC43C5">
            <w:pPr>
              <w:rPr>
                <w:sz w:val="20"/>
              </w:rPr>
            </w:pPr>
            <w:r w:rsidRPr="001E01CD">
              <w:rPr>
                <w:sz w:val="20"/>
              </w:rPr>
              <w:t>No</w:t>
            </w:r>
          </w:p>
        </w:tc>
        <w:tc>
          <w:tcPr>
            <w:tcW w:w="1727" w:type="dxa"/>
            <w:vAlign w:val="center"/>
          </w:tcPr>
          <w:p w14:paraId="4682F0DB" w14:textId="77777777" w:rsidR="00A57E29" w:rsidRPr="001E01CD" w:rsidRDefault="00A57E29" w:rsidP="00CC43C5">
            <w:pPr>
              <w:rPr>
                <w:sz w:val="20"/>
              </w:rPr>
            </w:pPr>
            <w:r w:rsidRPr="001E01CD">
              <w:rPr>
                <w:sz w:val="20"/>
              </w:rPr>
              <w:t>Yes</w:t>
            </w:r>
          </w:p>
        </w:tc>
        <w:tc>
          <w:tcPr>
            <w:tcW w:w="1727" w:type="dxa"/>
            <w:vAlign w:val="center"/>
          </w:tcPr>
          <w:p w14:paraId="285ED2C8" w14:textId="77777777" w:rsidR="00A57E29" w:rsidRPr="001E01CD" w:rsidRDefault="00A57E29" w:rsidP="00CC43C5">
            <w:pPr>
              <w:rPr>
                <w:sz w:val="20"/>
              </w:rPr>
            </w:pPr>
            <w:r w:rsidRPr="001E01CD">
              <w:rPr>
                <w:sz w:val="20"/>
              </w:rPr>
              <w:t xml:space="preserve">0 </w:t>
            </w:r>
            <w:proofErr w:type="spellStart"/>
            <w:r w:rsidRPr="001E01CD">
              <w:rPr>
                <w:sz w:val="20"/>
              </w:rPr>
              <w:t>lb</w:t>
            </w:r>
            <w:proofErr w:type="spellEnd"/>
            <w:r w:rsidRPr="001E01CD">
              <w:rPr>
                <w:sz w:val="20"/>
              </w:rPr>
              <w:t>/in</w:t>
            </w:r>
            <w:r w:rsidRPr="001E01CD">
              <w:rPr>
                <w:sz w:val="20"/>
                <w:vertAlign w:val="superscript"/>
              </w:rPr>
              <w:t>3</w:t>
            </w:r>
          </w:p>
        </w:tc>
        <w:tc>
          <w:tcPr>
            <w:tcW w:w="1727" w:type="dxa"/>
            <w:vAlign w:val="center"/>
          </w:tcPr>
          <w:p w14:paraId="58C91899" w14:textId="77777777" w:rsidR="00A57E29" w:rsidRPr="001E01CD" w:rsidRDefault="00A57E29" w:rsidP="00CC43C5">
            <w:pPr>
              <w:rPr>
                <w:sz w:val="20"/>
              </w:rPr>
            </w:pPr>
            <w:r w:rsidRPr="001E01CD">
              <w:rPr>
                <w:sz w:val="20"/>
              </w:rPr>
              <w:t>Specified modulus of component(s)</w:t>
            </w:r>
          </w:p>
        </w:tc>
      </w:tr>
      <w:tr w:rsidR="00A57E29" w:rsidRPr="001E01CD" w14:paraId="77D1FEB6" w14:textId="77777777" w:rsidTr="007339E0">
        <w:trPr>
          <w:trHeight w:val="629"/>
          <w:jc w:val="center"/>
        </w:trPr>
        <w:tc>
          <w:tcPr>
            <w:tcW w:w="1727" w:type="dxa"/>
            <w:vAlign w:val="center"/>
          </w:tcPr>
          <w:p w14:paraId="5D392D46" w14:textId="77777777" w:rsidR="00A57E29" w:rsidRPr="001E01CD" w:rsidRDefault="00A57E29" w:rsidP="00CC43C5">
            <w:pPr>
              <w:rPr>
                <w:sz w:val="20"/>
              </w:rPr>
            </w:pPr>
            <w:r w:rsidRPr="001E01CD">
              <w:rPr>
                <w:sz w:val="20"/>
              </w:rPr>
              <w:t>Deck</w:t>
            </w:r>
          </w:p>
        </w:tc>
        <w:tc>
          <w:tcPr>
            <w:tcW w:w="1727" w:type="dxa"/>
            <w:vAlign w:val="center"/>
          </w:tcPr>
          <w:p w14:paraId="758AB789" w14:textId="77777777" w:rsidR="00A57E29" w:rsidRPr="001E01CD" w:rsidRDefault="00A57E29" w:rsidP="00CC43C5">
            <w:pPr>
              <w:rPr>
                <w:sz w:val="20"/>
              </w:rPr>
            </w:pPr>
            <w:r w:rsidRPr="001E01CD">
              <w:rPr>
                <w:sz w:val="20"/>
              </w:rPr>
              <w:t>No</w:t>
            </w:r>
          </w:p>
        </w:tc>
        <w:tc>
          <w:tcPr>
            <w:tcW w:w="1727" w:type="dxa"/>
            <w:vAlign w:val="center"/>
          </w:tcPr>
          <w:p w14:paraId="65AFEC31" w14:textId="77777777" w:rsidR="00A57E29" w:rsidRPr="001E01CD" w:rsidRDefault="00A57E29" w:rsidP="00CC43C5">
            <w:pPr>
              <w:rPr>
                <w:sz w:val="20"/>
              </w:rPr>
            </w:pPr>
            <w:r w:rsidRPr="001E01CD">
              <w:rPr>
                <w:sz w:val="20"/>
              </w:rPr>
              <w:t>Yes</w:t>
            </w:r>
          </w:p>
        </w:tc>
        <w:tc>
          <w:tcPr>
            <w:tcW w:w="1727" w:type="dxa"/>
            <w:vAlign w:val="center"/>
          </w:tcPr>
          <w:p w14:paraId="29050385" w14:textId="77777777" w:rsidR="00A57E29" w:rsidRPr="001E01CD" w:rsidRDefault="00A57E29" w:rsidP="00CC43C5">
            <w:pPr>
              <w:rPr>
                <w:sz w:val="20"/>
              </w:rPr>
            </w:pPr>
            <w:r w:rsidRPr="001E01CD">
              <w:rPr>
                <w:sz w:val="20"/>
              </w:rPr>
              <w:t xml:space="preserve">0 </w:t>
            </w:r>
            <w:proofErr w:type="spellStart"/>
            <w:r w:rsidRPr="001E01CD">
              <w:rPr>
                <w:sz w:val="20"/>
              </w:rPr>
              <w:t>lb</w:t>
            </w:r>
            <w:proofErr w:type="spellEnd"/>
            <w:r w:rsidRPr="001E01CD">
              <w:rPr>
                <w:sz w:val="20"/>
              </w:rPr>
              <w:t>/in</w:t>
            </w:r>
            <w:r w:rsidRPr="001E01CD">
              <w:rPr>
                <w:sz w:val="20"/>
                <w:vertAlign w:val="superscript"/>
              </w:rPr>
              <w:t>3</w:t>
            </w:r>
          </w:p>
        </w:tc>
        <w:tc>
          <w:tcPr>
            <w:tcW w:w="1727" w:type="dxa"/>
            <w:vAlign w:val="center"/>
          </w:tcPr>
          <w:p w14:paraId="4064D87D" w14:textId="77777777" w:rsidR="00A57E29" w:rsidRPr="001E01CD" w:rsidRDefault="00A57E29" w:rsidP="00CC43C5">
            <w:pPr>
              <w:rPr>
                <w:sz w:val="20"/>
              </w:rPr>
            </w:pPr>
            <w:r w:rsidRPr="001E01CD">
              <w:rPr>
                <w:sz w:val="20"/>
              </w:rPr>
              <w:t>Specified modulus of component(s)</w:t>
            </w:r>
          </w:p>
        </w:tc>
      </w:tr>
      <w:tr w:rsidR="00A57E29" w:rsidRPr="001E01CD" w14:paraId="26A0B588" w14:textId="77777777" w:rsidTr="007339E0">
        <w:trPr>
          <w:trHeight w:val="629"/>
          <w:jc w:val="center"/>
        </w:trPr>
        <w:tc>
          <w:tcPr>
            <w:tcW w:w="1727" w:type="dxa"/>
            <w:vAlign w:val="center"/>
          </w:tcPr>
          <w:p w14:paraId="4E257B03" w14:textId="77777777" w:rsidR="00A57E29" w:rsidRPr="001E01CD" w:rsidRDefault="00A57E29" w:rsidP="00CC43C5">
            <w:pPr>
              <w:rPr>
                <w:sz w:val="20"/>
              </w:rPr>
            </w:pPr>
            <w:r w:rsidRPr="001E01CD">
              <w:rPr>
                <w:sz w:val="20"/>
              </w:rPr>
              <w:t>Sidewalks, Barriers</w:t>
            </w:r>
          </w:p>
        </w:tc>
        <w:tc>
          <w:tcPr>
            <w:tcW w:w="1727" w:type="dxa"/>
            <w:vAlign w:val="center"/>
          </w:tcPr>
          <w:p w14:paraId="0EECF557" w14:textId="22D0AC76" w:rsidR="00A57E29" w:rsidRPr="001E01CD" w:rsidRDefault="00A57E29" w:rsidP="00CC43C5">
            <w:pPr>
              <w:rPr>
                <w:sz w:val="20"/>
              </w:rPr>
            </w:pPr>
            <w:r w:rsidRPr="001E01CD">
              <w:rPr>
                <w:sz w:val="20"/>
              </w:rPr>
              <w:t>No</w:t>
            </w:r>
          </w:p>
        </w:tc>
        <w:tc>
          <w:tcPr>
            <w:tcW w:w="1727" w:type="dxa"/>
            <w:vAlign w:val="center"/>
          </w:tcPr>
          <w:p w14:paraId="338CB684" w14:textId="758B1A41" w:rsidR="00A57E29" w:rsidRPr="001E01CD" w:rsidRDefault="00C862AA" w:rsidP="00CC43C5">
            <w:pPr>
              <w:rPr>
                <w:sz w:val="20"/>
              </w:rPr>
            </w:pPr>
            <w:r w:rsidRPr="001E01CD">
              <w:rPr>
                <w:sz w:val="20"/>
              </w:rPr>
              <w:t>No</w:t>
            </w:r>
          </w:p>
        </w:tc>
        <w:tc>
          <w:tcPr>
            <w:tcW w:w="1727" w:type="dxa"/>
            <w:vAlign w:val="center"/>
          </w:tcPr>
          <w:p w14:paraId="3842AA5D" w14:textId="35307D1C" w:rsidR="00A57E29" w:rsidRPr="001E01CD" w:rsidRDefault="00A57E29" w:rsidP="00CC43C5">
            <w:pPr>
              <w:rPr>
                <w:sz w:val="20"/>
              </w:rPr>
            </w:pPr>
            <w:r w:rsidRPr="001E01CD">
              <w:rPr>
                <w:sz w:val="20"/>
              </w:rPr>
              <w:t xml:space="preserve">0 </w:t>
            </w:r>
            <w:proofErr w:type="spellStart"/>
            <w:r w:rsidRPr="001E01CD">
              <w:rPr>
                <w:sz w:val="20"/>
              </w:rPr>
              <w:t>lb</w:t>
            </w:r>
            <w:proofErr w:type="spellEnd"/>
            <w:r w:rsidRPr="001E01CD">
              <w:rPr>
                <w:sz w:val="20"/>
              </w:rPr>
              <w:t>/in</w:t>
            </w:r>
            <w:r w:rsidRPr="001E01CD">
              <w:rPr>
                <w:sz w:val="20"/>
                <w:vertAlign w:val="superscript"/>
              </w:rPr>
              <w:t>3</w:t>
            </w:r>
          </w:p>
        </w:tc>
        <w:tc>
          <w:tcPr>
            <w:tcW w:w="1727" w:type="dxa"/>
            <w:vAlign w:val="center"/>
          </w:tcPr>
          <w:p w14:paraId="708E8567" w14:textId="77777777" w:rsidR="00A57E29" w:rsidRPr="001E01CD" w:rsidRDefault="00A57E29" w:rsidP="00CC43C5">
            <w:pPr>
              <w:rPr>
                <w:sz w:val="20"/>
              </w:rPr>
            </w:pPr>
            <w:r w:rsidRPr="001E01CD">
              <w:rPr>
                <w:sz w:val="20"/>
              </w:rPr>
              <w:t xml:space="preserve">1.0 </w:t>
            </w:r>
            <w:proofErr w:type="spellStart"/>
            <w:r w:rsidRPr="001E01CD">
              <w:rPr>
                <w:sz w:val="20"/>
              </w:rPr>
              <w:t>lb</w:t>
            </w:r>
            <w:proofErr w:type="spellEnd"/>
            <w:r w:rsidRPr="001E01CD">
              <w:rPr>
                <w:sz w:val="20"/>
              </w:rPr>
              <w:t>/in</w:t>
            </w:r>
            <w:r w:rsidRPr="001E01CD">
              <w:rPr>
                <w:sz w:val="20"/>
                <w:vertAlign w:val="superscript"/>
              </w:rPr>
              <w:t>2</w:t>
            </w:r>
          </w:p>
        </w:tc>
      </w:tr>
      <w:tr w:rsidR="00A57E29" w:rsidRPr="001E01CD" w14:paraId="1FB1686C" w14:textId="77777777" w:rsidTr="007339E0">
        <w:trPr>
          <w:trHeight w:val="629"/>
          <w:jc w:val="center"/>
        </w:trPr>
        <w:tc>
          <w:tcPr>
            <w:tcW w:w="1727" w:type="dxa"/>
            <w:vAlign w:val="center"/>
          </w:tcPr>
          <w:p w14:paraId="3E5A2612" w14:textId="0D3DE88C" w:rsidR="00A57E29" w:rsidRPr="001E01CD" w:rsidRDefault="00A57E29" w:rsidP="00CC43C5">
            <w:pPr>
              <w:rPr>
                <w:sz w:val="20"/>
              </w:rPr>
            </w:pPr>
            <w:r w:rsidRPr="001E01CD">
              <w:rPr>
                <w:sz w:val="20"/>
              </w:rPr>
              <w:t>Wearing Surface</w:t>
            </w:r>
          </w:p>
        </w:tc>
        <w:tc>
          <w:tcPr>
            <w:tcW w:w="1727" w:type="dxa"/>
            <w:vAlign w:val="center"/>
          </w:tcPr>
          <w:p w14:paraId="237361CC" w14:textId="4C006FC5" w:rsidR="00A57E29" w:rsidRPr="001E01CD" w:rsidRDefault="00A57E29" w:rsidP="00CC43C5">
            <w:pPr>
              <w:rPr>
                <w:sz w:val="20"/>
              </w:rPr>
            </w:pPr>
            <w:r w:rsidRPr="001E01CD">
              <w:rPr>
                <w:sz w:val="20"/>
              </w:rPr>
              <w:t>Yes</w:t>
            </w:r>
          </w:p>
        </w:tc>
        <w:tc>
          <w:tcPr>
            <w:tcW w:w="1727" w:type="dxa"/>
            <w:vAlign w:val="center"/>
          </w:tcPr>
          <w:p w14:paraId="1C7BA01C" w14:textId="11108689" w:rsidR="00A57E29" w:rsidRPr="001E01CD" w:rsidRDefault="00A57E29" w:rsidP="00CC43C5">
            <w:pPr>
              <w:rPr>
                <w:sz w:val="20"/>
              </w:rPr>
            </w:pPr>
            <w:r w:rsidRPr="001E01CD">
              <w:rPr>
                <w:sz w:val="20"/>
              </w:rPr>
              <w:t>No</w:t>
            </w:r>
          </w:p>
        </w:tc>
        <w:tc>
          <w:tcPr>
            <w:tcW w:w="1727" w:type="dxa"/>
            <w:vAlign w:val="center"/>
          </w:tcPr>
          <w:p w14:paraId="4DBA1336" w14:textId="52889F6E" w:rsidR="00A57E29" w:rsidRPr="001E01CD" w:rsidRDefault="00A57E29" w:rsidP="00CC43C5">
            <w:pPr>
              <w:rPr>
                <w:sz w:val="20"/>
              </w:rPr>
            </w:pPr>
            <w:r w:rsidRPr="001E01CD">
              <w:rPr>
                <w:sz w:val="20"/>
              </w:rPr>
              <w:t>Specified density of component(s)</w:t>
            </w:r>
          </w:p>
        </w:tc>
        <w:tc>
          <w:tcPr>
            <w:tcW w:w="1727" w:type="dxa"/>
            <w:vAlign w:val="center"/>
          </w:tcPr>
          <w:p w14:paraId="767FCB91" w14:textId="76D7E595" w:rsidR="00A57E29" w:rsidRPr="001E01CD" w:rsidRDefault="00A57E29" w:rsidP="00CC43C5">
            <w:pPr>
              <w:rPr>
                <w:sz w:val="20"/>
              </w:rPr>
            </w:pPr>
            <w:r w:rsidRPr="001E01CD">
              <w:rPr>
                <w:sz w:val="20"/>
              </w:rPr>
              <w:t xml:space="preserve">1.0 </w:t>
            </w:r>
            <w:proofErr w:type="spellStart"/>
            <w:r w:rsidRPr="001E01CD">
              <w:rPr>
                <w:sz w:val="20"/>
              </w:rPr>
              <w:t>lb</w:t>
            </w:r>
            <w:proofErr w:type="spellEnd"/>
            <w:r w:rsidRPr="001E01CD">
              <w:rPr>
                <w:sz w:val="20"/>
              </w:rPr>
              <w:t>/in</w:t>
            </w:r>
            <w:r w:rsidRPr="001E01CD">
              <w:rPr>
                <w:sz w:val="20"/>
                <w:vertAlign w:val="superscript"/>
              </w:rPr>
              <w:t>2</w:t>
            </w:r>
          </w:p>
        </w:tc>
      </w:tr>
    </w:tbl>
    <w:p w14:paraId="35E8E480" w14:textId="77777777" w:rsidR="00A57E29" w:rsidRPr="001E01CD" w:rsidRDefault="00A57E29" w:rsidP="00CC43C5"/>
    <w:p w14:paraId="5994F621" w14:textId="5BBAD15F" w:rsidR="001C7082" w:rsidRPr="001E01CD" w:rsidRDefault="001C7082" w:rsidP="00CC43C5">
      <w:pPr>
        <w:pStyle w:val="Heading2"/>
      </w:pPr>
      <w:bookmarkStart w:id="175" w:name="_Toc469493888"/>
      <w:r w:rsidRPr="001E01CD">
        <w:t>Live Load</w:t>
      </w:r>
      <w:bookmarkEnd w:id="175"/>
    </w:p>
    <w:p w14:paraId="5ECD9BAF" w14:textId="46B7E049" w:rsidR="00B40AB3" w:rsidRPr="001E01CD" w:rsidRDefault="00B40AB3" w:rsidP="00CC43C5">
      <w:r w:rsidRPr="001E01CD">
        <w:t xml:space="preserve">Live load is analyzed </w:t>
      </w:r>
      <w:r w:rsidR="007F2B2D" w:rsidRPr="001E01CD">
        <w:t>using</w:t>
      </w:r>
      <w:r w:rsidRPr="001E01CD">
        <w:t xml:space="preserve"> Strand7</w:t>
      </w:r>
      <w:r w:rsidR="007F2B2D" w:rsidRPr="001E01CD">
        <w:t>’s</w:t>
      </w:r>
      <w:r w:rsidRPr="001E01CD">
        <w:t xml:space="preserve"> </w:t>
      </w:r>
      <w:r w:rsidR="007F2B2D" w:rsidRPr="001E01CD">
        <w:t>load path feature and the built-in Load Influence Solver</w:t>
      </w:r>
      <w:r w:rsidRPr="001E01CD">
        <w:t xml:space="preserve">. This section </w:t>
      </w:r>
      <w:r w:rsidR="00F33F88" w:rsidRPr="001E01CD">
        <w:t xml:space="preserve">defines the load cases considered (for LRFR HL-93, LFR HS20, and respective legal loading) and </w:t>
      </w:r>
      <w:r w:rsidRPr="001E01CD">
        <w:t xml:space="preserve">provides detailed documentation </w:t>
      </w:r>
      <w:r w:rsidR="00F33F88" w:rsidRPr="001E01CD">
        <w:t xml:space="preserve">for the </w:t>
      </w:r>
      <w:r w:rsidRPr="001E01CD">
        <w:t>analysis</w:t>
      </w:r>
      <w:r w:rsidR="007F2B2D" w:rsidRPr="001E01CD">
        <w:t xml:space="preserve"> </w:t>
      </w:r>
      <w:r w:rsidR="00F33F88" w:rsidRPr="001E01CD">
        <w:t>of live loads conducted</w:t>
      </w:r>
      <w:r w:rsidR="007F2B2D" w:rsidRPr="001E01CD">
        <w:t xml:space="preserve"> </w:t>
      </w:r>
      <w:r w:rsidR="00C862AA" w:rsidRPr="001E01CD">
        <w:t xml:space="preserve">with </w:t>
      </w:r>
      <w:r w:rsidR="007F2B2D" w:rsidRPr="001E01CD">
        <w:t>Strand7</w:t>
      </w:r>
      <w:r w:rsidRPr="001E01CD">
        <w:t>.</w:t>
      </w:r>
      <w:r w:rsidR="00F33F88" w:rsidRPr="001E01CD">
        <w:t xml:space="preserve"> </w:t>
      </w:r>
    </w:p>
    <w:p w14:paraId="26776AB9" w14:textId="3965A1D4" w:rsidR="001C7082" w:rsidRPr="001E01CD" w:rsidRDefault="001C7082" w:rsidP="00CC43C5">
      <w:pPr>
        <w:pStyle w:val="Heading3"/>
      </w:pPr>
      <w:bookmarkStart w:id="176" w:name="_Toc469493889"/>
      <w:r w:rsidRPr="001E01CD">
        <w:t>Strand7 Load Influence Solver</w:t>
      </w:r>
      <w:bookmarkEnd w:id="176"/>
    </w:p>
    <w:p w14:paraId="4E46078F" w14:textId="5B1242F9" w:rsidR="001C7082" w:rsidRPr="001E01CD" w:rsidRDefault="001C7082" w:rsidP="00CC43C5">
      <w:r w:rsidRPr="001E01CD">
        <w:t xml:space="preserve">Strand7’s Load Influence Solver is used to </w:t>
      </w:r>
      <w:r w:rsidR="00913FB1" w:rsidRPr="001E01CD">
        <w:t xml:space="preserve">determine the influence that a point load or series of point loads has on a response at a specified location. In Strand7, </w:t>
      </w:r>
      <w:r w:rsidR="007F2B2D" w:rsidRPr="001E01CD">
        <w:t>R</w:t>
      </w:r>
      <w:r w:rsidR="00913FB1" w:rsidRPr="001E01CD">
        <w:t xml:space="preserve">esponse </w:t>
      </w:r>
      <w:r w:rsidR="007F2B2D" w:rsidRPr="001E01CD">
        <w:t>V</w:t>
      </w:r>
      <w:r w:rsidR="00913FB1" w:rsidRPr="001E01CD">
        <w:t>ariables</w:t>
      </w:r>
      <w:r w:rsidR="007F2B2D" w:rsidRPr="001E01CD">
        <w:t xml:space="preserve"> (RVs)</w:t>
      </w:r>
      <w:r w:rsidR="00913FB1" w:rsidRPr="001E01CD">
        <w:t xml:space="preserve"> </w:t>
      </w:r>
      <w:r w:rsidR="00FA1D43" w:rsidRPr="001E01CD">
        <w:t>may be</w:t>
      </w:r>
      <w:r w:rsidR="00913FB1" w:rsidRPr="001E01CD">
        <w:t xml:space="preserve"> </w:t>
      </w:r>
      <w:r w:rsidR="007F2B2D" w:rsidRPr="001E01CD">
        <w:t xml:space="preserve">assigned to </w:t>
      </w:r>
      <w:r w:rsidR="00FA1D43" w:rsidRPr="001E01CD">
        <w:t>nodes or</w:t>
      </w:r>
      <w:r w:rsidR="00913FB1" w:rsidRPr="001E01CD">
        <w:t xml:space="preserve"> elements at locations where </w:t>
      </w:r>
      <w:r w:rsidR="007F2B2D" w:rsidRPr="001E01CD">
        <w:t xml:space="preserve">a maximum response (shear force, bending moment, etc.) is </w:t>
      </w:r>
      <w:r w:rsidR="00A57E29" w:rsidRPr="001E01CD">
        <w:t>anticipated</w:t>
      </w:r>
      <w:r w:rsidR="007F2B2D" w:rsidRPr="001E01CD">
        <w:t xml:space="preserve">. </w:t>
      </w:r>
      <w:r w:rsidR="00F33F88" w:rsidRPr="001E01CD">
        <w:t xml:space="preserve">Load paths are defined for each loading scenario and the Load Influence Solver is used to determine the loading configuration that gives the maximum response at the location of each </w:t>
      </w:r>
      <w:r w:rsidR="00A57E29" w:rsidRPr="001E01CD">
        <w:t>RV</w:t>
      </w:r>
      <w:r w:rsidR="00F33F88" w:rsidRPr="001E01CD">
        <w:t xml:space="preserve">. </w:t>
      </w:r>
      <w:r w:rsidR="003C28D2" w:rsidRPr="001E01CD">
        <w:t xml:space="preserve">Final analysis is conducted using the static loading conditions developed </w:t>
      </w:r>
      <w:r w:rsidR="00C862AA" w:rsidRPr="001E01CD">
        <w:t>through</w:t>
      </w:r>
      <w:r w:rsidR="003C28D2" w:rsidRPr="001E01CD">
        <w:t xml:space="preserve"> the load influence solver.</w:t>
      </w:r>
      <w:r w:rsidRPr="001E01CD">
        <w:t xml:space="preserve"> </w:t>
      </w:r>
    </w:p>
    <w:p w14:paraId="6ED67AF9" w14:textId="77777777" w:rsidR="001C7082" w:rsidRPr="001E01CD" w:rsidRDefault="001C7082" w:rsidP="00CC43C5">
      <w:pPr>
        <w:pStyle w:val="Heading4"/>
      </w:pPr>
      <w:r w:rsidRPr="001E01CD">
        <w:t xml:space="preserve">Response Variables for Flexure </w:t>
      </w:r>
    </w:p>
    <w:p w14:paraId="2AB0DB71" w14:textId="6E39A32B" w:rsidR="008B4007" w:rsidRPr="001E01CD" w:rsidRDefault="003C28D2" w:rsidP="00CC43C5">
      <w:r w:rsidRPr="001E01CD">
        <w:t>RVs for flexure are assigned to beam elements</w:t>
      </w:r>
      <w:r w:rsidR="00352EE6" w:rsidRPr="001E01CD">
        <w:t xml:space="preserve"> at locations </w:t>
      </w:r>
      <w:r w:rsidR="00FA1D43" w:rsidRPr="001E01CD">
        <w:t xml:space="preserve">along the girder </w:t>
      </w:r>
      <w:r w:rsidR="00352EE6" w:rsidRPr="001E01CD">
        <w:t xml:space="preserve">where </w:t>
      </w:r>
      <w:r w:rsidR="00FA1D43" w:rsidRPr="001E01CD">
        <w:t>the load rating is desired. They may be placed at locations where</w:t>
      </w:r>
      <w:r w:rsidR="00A57E29" w:rsidRPr="001E01CD">
        <w:t xml:space="preserve"> </w:t>
      </w:r>
      <w:r w:rsidR="009D5A96" w:rsidRPr="001E01CD">
        <w:t>the maximum flexure</w:t>
      </w:r>
      <w:r w:rsidR="00352EE6" w:rsidRPr="001E01CD">
        <w:t xml:space="preserve"> response</w:t>
      </w:r>
      <w:r w:rsidR="009D5A96" w:rsidRPr="001E01CD">
        <w:t xml:space="preserve"> of the total demand envelope</w:t>
      </w:r>
      <w:r w:rsidR="00352EE6" w:rsidRPr="001E01CD">
        <w:t xml:space="preserve"> (positive or negative) will occur</w:t>
      </w:r>
      <w:r w:rsidR="00FA1D43" w:rsidRPr="001E01CD">
        <w:t xml:space="preserve">, or at locations of interest to the </w:t>
      </w:r>
      <w:r w:rsidR="008B4007" w:rsidRPr="001E01CD">
        <w:t>modeling</w:t>
      </w:r>
      <w:r w:rsidR="00FA1D43" w:rsidRPr="001E01CD">
        <w:t xml:space="preserve"> engineer (e.g. at the location where a section changes or at a </w:t>
      </w:r>
      <w:r w:rsidR="00FA1D43" w:rsidRPr="001E01CD">
        <w:lastRenderedPageBreak/>
        <w:t>connection point)</w:t>
      </w:r>
      <w:r w:rsidR="00352EE6" w:rsidRPr="001E01CD">
        <w:t xml:space="preserve">. </w:t>
      </w:r>
      <w:r w:rsidR="008B4007" w:rsidRPr="001E01CD">
        <w:t>For typical multi-girder bridges, the location of maximum flexure</w:t>
      </w:r>
      <w:r w:rsidR="009D5A96" w:rsidRPr="001E01CD">
        <w:t xml:space="preserve"> response</w:t>
      </w:r>
      <w:r w:rsidR="00352EE6" w:rsidRPr="001E01CD">
        <w:t xml:space="preserve"> depends on the structure type and/or continuity of the bridge as well as the support conditions</w:t>
      </w:r>
      <w:r w:rsidRPr="001E01CD">
        <w:t xml:space="preserve">. </w:t>
      </w:r>
      <w:r w:rsidR="008B4007" w:rsidRPr="001E01CD">
        <w:t xml:space="preserve">There are several heuristic </w:t>
      </w:r>
      <w:r w:rsidR="009D5A96" w:rsidRPr="001E01CD">
        <w:t xml:space="preserve">based </w:t>
      </w:r>
      <w:r w:rsidR="008B4007" w:rsidRPr="001E01CD">
        <w:t xml:space="preserve">rules that exist that explain where the maximum flexure response will occur. </w:t>
      </w:r>
      <w:r w:rsidR="00352EE6" w:rsidRPr="001E01CD">
        <w:t xml:space="preserve">Under typical loading conditions, simple span bridges </w:t>
      </w:r>
      <w:r w:rsidR="008B4007" w:rsidRPr="001E01CD">
        <w:t xml:space="preserve">generally </w:t>
      </w:r>
      <w:r w:rsidR="00352EE6" w:rsidRPr="001E01CD">
        <w:t>experience maximum positive flexure at mid span</w:t>
      </w:r>
      <w:r w:rsidR="007009F0" w:rsidRPr="001E01CD">
        <w:t xml:space="preserve">, therefore flexure RVs are </w:t>
      </w:r>
      <w:r w:rsidR="009D5A96" w:rsidRPr="001E01CD">
        <w:t xml:space="preserve">typically </w:t>
      </w:r>
      <w:r w:rsidR="007009F0" w:rsidRPr="001E01CD">
        <w:t>assigned to each member at 0.5L</w:t>
      </w:r>
      <w:r w:rsidR="00352EE6" w:rsidRPr="001E01CD">
        <w:t xml:space="preserve">. Multiple span continuous bridges experience maximum positive flexure between supports at a location </w:t>
      </w:r>
      <w:r w:rsidR="008B4007" w:rsidRPr="001E01CD">
        <w:t>between</w:t>
      </w:r>
      <w:r w:rsidR="00352EE6" w:rsidRPr="001E01CD">
        <w:t xml:space="preserve"> </w:t>
      </w:r>
      <w:r w:rsidR="007009F0" w:rsidRPr="001E01CD">
        <w:t>0.</w:t>
      </w:r>
      <w:r w:rsidR="008B4007" w:rsidRPr="001E01CD">
        <w:t>35</w:t>
      </w:r>
      <w:r w:rsidR="007009F0" w:rsidRPr="001E01CD">
        <w:t>L and 0.</w:t>
      </w:r>
      <w:r w:rsidR="00A57E29" w:rsidRPr="001E01CD">
        <w:t>45</w:t>
      </w:r>
      <w:r w:rsidR="007009F0" w:rsidRPr="001E01CD">
        <w:t>L. For bridges with</w:t>
      </w:r>
      <w:r w:rsidR="009D5A96" w:rsidRPr="001E01CD">
        <w:t xml:space="preserve"> a skew,</w:t>
      </w:r>
      <w:r w:rsidR="007009F0" w:rsidRPr="001E01CD">
        <w:t xml:space="preserve"> different span lengths</w:t>
      </w:r>
      <w:r w:rsidR="009D5A96" w:rsidRPr="001E01CD">
        <w:t>,</w:t>
      </w:r>
      <w:r w:rsidR="007009F0" w:rsidRPr="001E01CD">
        <w:t xml:space="preserve"> or nonsymmetrical plan arrangements </w:t>
      </w:r>
      <w:r w:rsidR="008B4007" w:rsidRPr="001E01CD">
        <w:t xml:space="preserve">the location of maximum positive dead and live load will vary. For this reason, </w:t>
      </w:r>
      <w:r w:rsidR="009D5A96" w:rsidRPr="001E01CD">
        <w:t xml:space="preserve">placement of the RV to obtain the maximum flexure response of the total demand envelope may require an iterative approach. This is left to the discretion of the modeling engineer. </w:t>
      </w:r>
      <w:r w:rsidR="008B4007" w:rsidRPr="001E01CD">
        <w:t xml:space="preserve"> </w:t>
      </w:r>
    </w:p>
    <w:p w14:paraId="4CFAE89A" w14:textId="5C9ED45C" w:rsidR="001C7082" w:rsidRPr="001E01CD" w:rsidRDefault="001C7082" w:rsidP="00CC43C5">
      <w:pPr>
        <w:pStyle w:val="Heading4"/>
      </w:pPr>
      <w:r w:rsidRPr="001E01CD">
        <w:t>Response Variables for Shear</w:t>
      </w:r>
    </w:p>
    <w:p w14:paraId="50BA3556" w14:textId="65B2DE12" w:rsidR="001C7082" w:rsidRPr="001E01CD" w:rsidRDefault="00056DA8" w:rsidP="00CC43C5">
      <w:r w:rsidRPr="001E01CD">
        <w:t xml:space="preserve">For most typical bridges (symmetric, multi-girder bridges) maximum shear will occur in members directly over the supports. RVs for shear are placed in these locations. For non-typical bridges, a controlling shear response may also occur at connection locations. For these special cases, the locations of the RVs are left to the discretion of the engineer. </w:t>
      </w:r>
    </w:p>
    <w:p w14:paraId="4B3BCFD3" w14:textId="6B256166" w:rsidR="00056DA8" w:rsidRPr="001E01CD" w:rsidRDefault="00056DA8" w:rsidP="00CC43C5">
      <w:pPr>
        <w:pStyle w:val="Heading3"/>
      </w:pPr>
      <w:bookmarkStart w:id="177" w:name="_Toc469493890"/>
      <w:r w:rsidRPr="001E01CD">
        <w:t>Definition of Live Load Cases</w:t>
      </w:r>
      <w:bookmarkEnd w:id="177"/>
    </w:p>
    <w:p w14:paraId="393624F8" w14:textId="2AB8E3AA" w:rsidR="001C7082" w:rsidRPr="001E01CD" w:rsidRDefault="007B674E" w:rsidP="00CC43C5">
      <w:r w:rsidRPr="001E01CD">
        <w:t xml:space="preserve">Load path templates are created for all design and legal load trucks for LRFR. Each template contains the properties for each load case, including the truck axle spacing and loading configuration as well as lane </w:t>
      </w:r>
      <w:r w:rsidR="00AE32D2" w:rsidRPr="001E01CD">
        <w:t>loading. Several</w:t>
      </w:r>
      <w:r w:rsidR="001C7082" w:rsidRPr="001E01CD">
        <w:t xml:space="preserve"> aspects </w:t>
      </w:r>
      <w:r w:rsidR="00FB5D7F" w:rsidRPr="001E01CD">
        <w:t xml:space="preserve">are </w:t>
      </w:r>
      <w:r w:rsidR="001C7082" w:rsidRPr="001E01CD">
        <w:t>consider</w:t>
      </w:r>
      <w:r w:rsidR="00FB5D7F" w:rsidRPr="001E01CD">
        <w:t>ed</w:t>
      </w:r>
      <w:r w:rsidR="001C7082" w:rsidRPr="001E01CD">
        <w:t xml:space="preserve"> when assigning Live Load (LL) properties and configurations to the bridge models</w:t>
      </w:r>
      <w:r w:rsidR="00FB5D7F" w:rsidRPr="001E01CD">
        <w:t xml:space="preserve"> using the load path feature in Strand7</w:t>
      </w:r>
      <w:r w:rsidR="001C7082" w:rsidRPr="001E01CD">
        <w:t xml:space="preserve">. </w:t>
      </w:r>
      <w:r w:rsidR="00FB5D7F" w:rsidRPr="001E01CD">
        <w:t xml:space="preserve">The number of lanes is defined in the load path template and is determined as the integer part of the road width (clear distance from curb to curb) divided by 12ft. </w:t>
      </w:r>
      <w:r w:rsidR="00594863" w:rsidRPr="001E01CD">
        <w:t xml:space="preserve">Lane crowding is accounted for in the load path by allowing the trucks to shift one foot from the center of the lane in either direction. </w:t>
      </w:r>
      <w:r w:rsidR="001C7082" w:rsidRPr="001E01CD">
        <w:t>Multiple Presence Factors (</w:t>
      </w:r>
      <w:r w:rsidR="001C7082" w:rsidRPr="001E01CD">
        <w:rPr>
          <w:i/>
        </w:rPr>
        <w:t>m</w:t>
      </w:r>
      <w:r w:rsidR="001C7082" w:rsidRPr="001E01CD">
        <w:t>)</w:t>
      </w:r>
      <w:r w:rsidR="00FB5D7F" w:rsidRPr="001E01CD">
        <w:t xml:space="preserve"> taken from AASHTO </w:t>
      </w:r>
      <w:r w:rsidR="009D5A96" w:rsidRPr="001E01CD">
        <w:t xml:space="preserve">LRFD </w:t>
      </w:r>
      <w:r w:rsidR="00FB5D7F" w:rsidRPr="001E01CD">
        <w:t>Specifications</w:t>
      </w:r>
      <w:r w:rsidR="001C7082" w:rsidRPr="001E01CD">
        <w:t xml:space="preserve"> are assigned </w:t>
      </w:r>
      <w:r w:rsidR="00FB5D7F" w:rsidRPr="001E01CD">
        <w:t>in the load path template</w:t>
      </w:r>
      <w:r w:rsidR="001C7082" w:rsidRPr="001E01CD">
        <w:t xml:space="preserve"> </w:t>
      </w:r>
      <w:r w:rsidR="00FB5D7F" w:rsidRPr="001E01CD">
        <w:t>to account for the</w:t>
      </w:r>
      <w:r w:rsidR="001C7082" w:rsidRPr="001E01CD">
        <w:t xml:space="preserve"> probability of simultaneous lane occupation. </w:t>
      </w:r>
      <w:r w:rsidR="0046268F" w:rsidRPr="001E01CD">
        <w:fldChar w:fldCharType="begin"/>
      </w:r>
      <w:r w:rsidR="0046268F" w:rsidRPr="001E01CD">
        <w:instrText xml:space="preserve"> REF _Ref469496485 \h </w:instrText>
      </w:r>
      <w:r w:rsidR="001E01CD">
        <w:instrText xml:space="preserve"> \* MERGEFORMAT </w:instrText>
      </w:r>
      <w:r w:rsidR="0046268F" w:rsidRPr="001E01CD">
        <w:fldChar w:fldCharType="separate"/>
      </w:r>
      <w:r w:rsidR="0046268F" w:rsidRPr="001E01CD">
        <w:t xml:space="preserve">Table </w:t>
      </w:r>
      <w:r w:rsidR="0046268F" w:rsidRPr="001E01CD">
        <w:rPr>
          <w:noProof/>
        </w:rPr>
        <w:t>6</w:t>
      </w:r>
      <w:r w:rsidR="0046268F" w:rsidRPr="001E01CD">
        <w:fldChar w:fldCharType="end"/>
      </w:r>
      <w:r w:rsidR="0046268F" w:rsidRPr="001E01CD">
        <w:t xml:space="preserve"> </w:t>
      </w:r>
      <w:r w:rsidRPr="001E01CD">
        <w:t xml:space="preserve">below contains the multiple presence factors used for LRFR. </w:t>
      </w:r>
      <w:r w:rsidR="009B6181" w:rsidRPr="001E01CD">
        <w:t>Additionally, an impact factor</w:t>
      </w:r>
      <w:r w:rsidR="00594863" w:rsidRPr="001E01CD">
        <w:t xml:space="preserve"> of 1.33</w:t>
      </w:r>
      <w:r w:rsidR="009B6181" w:rsidRPr="001E01CD">
        <w:t xml:space="preserve"> is applied to each load</w:t>
      </w:r>
      <w:r w:rsidR="00594863" w:rsidRPr="001E01CD">
        <w:t xml:space="preserve"> per AASHTO LRFD Specifications</w:t>
      </w:r>
      <w:r w:rsidR="009B6181" w:rsidRPr="001E01CD">
        <w:t xml:space="preserve">. </w:t>
      </w:r>
      <w:r w:rsidR="0046268F" w:rsidRPr="001E01CD">
        <w:fldChar w:fldCharType="begin"/>
      </w:r>
      <w:r w:rsidR="0046268F" w:rsidRPr="001E01CD">
        <w:instrText xml:space="preserve"> REF _Ref469496578 \h </w:instrText>
      </w:r>
      <w:r w:rsidR="001E01CD">
        <w:instrText xml:space="preserve"> \* MERGEFORMAT </w:instrText>
      </w:r>
      <w:r w:rsidR="0046268F" w:rsidRPr="001E01CD">
        <w:fldChar w:fldCharType="separate"/>
      </w:r>
      <w:r w:rsidR="0046268F" w:rsidRPr="001E01CD">
        <w:t xml:space="preserve">Figure </w:t>
      </w:r>
      <w:r w:rsidR="0046268F" w:rsidRPr="001E01CD">
        <w:rPr>
          <w:noProof/>
        </w:rPr>
        <w:t>5</w:t>
      </w:r>
      <w:r w:rsidR="0046268F" w:rsidRPr="001E01CD">
        <w:fldChar w:fldCharType="end"/>
      </w:r>
      <w:r w:rsidR="0046268F" w:rsidRPr="001E01CD">
        <w:t xml:space="preserve"> </w:t>
      </w:r>
      <w:r w:rsidR="00AB27CD" w:rsidRPr="001E01CD">
        <w:t>is a screen shot of the load path template for LRFR HL-93 loading, presented as an example.</w:t>
      </w:r>
    </w:p>
    <w:p w14:paraId="729FA37A" w14:textId="7EFF15C2" w:rsidR="0046268F" w:rsidRPr="001E01CD" w:rsidRDefault="0046268F" w:rsidP="0046268F">
      <w:pPr>
        <w:pStyle w:val="Caption"/>
        <w:keepNext/>
      </w:pPr>
      <w:bookmarkStart w:id="178" w:name="_Ref469496485"/>
      <w:bookmarkStart w:id="179" w:name="_Toc469555977"/>
      <w:r w:rsidRPr="001E01CD">
        <w:t xml:space="preserve">Table </w:t>
      </w:r>
      <w:fldSimple w:instr=" SEQ Table \* ARABIC ">
        <w:r w:rsidR="00AA21B3">
          <w:rPr>
            <w:noProof/>
          </w:rPr>
          <w:t>6</w:t>
        </w:r>
      </w:fldSimple>
      <w:bookmarkEnd w:id="178"/>
      <w:r w:rsidRPr="001E01CD">
        <w:t>. Multiple Presence Factors (m) taken from AASHTO LRFD Bridge Design Specifications, Table 3.6.1.1.2-1.</w:t>
      </w:r>
      <w:bookmarkEnd w:id="179"/>
    </w:p>
    <w:tbl>
      <w:tblPr>
        <w:tblStyle w:val="TableGrid"/>
        <w:tblW w:w="0" w:type="auto"/>
        <w:jc w:val="center"/>
        <w:tblLook w:val="04A0" w:firstRow="1" w:lastRow="0" w:firstColumn="1" w:lastColumn="0" w:noHBand="0" w:noVBand="1"/>
      </w:tblPr>
      <w:tblGrid>
        <w:gridCol w:w="1795"/>
        <w:gridCol w:w="1440"/>
      </w:tblGrid>
      <w:tr w:rsidR="009D5A96" w:rsidRPr="001E01CD" w14:paraId="247A2B69" w14:textId="77777777" w:rsidTr="006D6FAD">
        <w:trPr>
          <w:trHeight w:val="315"/>
          <w:jc w:val="center"/>
        </w:trPr>
        <w:tc>
          <w:tcPr>
            <w:tcW w:w="1795" w:type="dxa"/>
            <w:noWrap/>
            <w:vAlign w:val="center"/>
            <w:hideMark/>
          </w:tcPr>
          <w:p w14:paraId="6257D37D" w14:textId="77777777" w:rsidR="009D5A96" w:rsidRPr="001E01CD" w:rsidRDefault="009D5A96" w:rsidP="00CC43C5">
            <w:r w:rsidRPr="001E01CD">
              <w:t>Number of Lanes</w:t>
            </w:r>
          </w:p>
        </w:tc>
        <w:tc>
          <w:tcPr>
            <w:tcW w:w="1440" w:type="dxa"/>
            <w:noWrap/>
            <w:vAlign w:val="center"/>
            <w:hideMark/>
          </w:tcPr>
          <w:p w14:paraId="5E593ECC" w14:textId="77777777" w:rsidR="009D5A96" w:rsidRPr="001E01CD" w:rsidRDefault="009D5A96" w:rsidP="00CC43C5">
            <w:r w:rsidRPr="001E01CD">
              <w:t>LRFR</w:t>
            </w:r>
          </w:p>
        </w:tc>
      </w:tr>
      <w:tr w:rsidR="009D5A96" w:rsidRPr="001E01CD" w14:paraId="09824F9F" w14:textId="77777777" w:rsidTr="006D6FAD">
        <w:trPr>
          <w:trHeight w:val="300"/>
          <w:jc w:val="center"/>
        </w:trPr>
        <w:tc>
          <w:tcPr>
            <w:tcW w:w="1795" w:type="dxa"/>
            <w:noWrap/>
            <w:vAlign w:val="center"/>
            <w:hideMark/>
          </w:tcPr>
          <w:p w14:paraId="7DE00FBE" w14:textId="77777777" w:rsidR="009D5A96" w:rsidRPr="001E01CD" w:rsidRDefault="009D5A96" w:rsidP="00CC43C5">
            <w:r w:rsidRPr="001E01CD">
              <w:t>1</w:t>
            </w:r>
          </w:p>
        </w:tc>
        <w:tc>
          <w:tcPr>
            <w:tcW w:w="1440" w:type="dxa"/>
            <w:noWrap/>
            <w:vAlign w:val="center"/>
            <w:hideMark/>
          </w:tcPr>
          <w:p w14:paraId="17C8D97F" w14:textId="77777777" w:rsidR="009D5A96" w:rsidRPr="001E01CD" w:rsidRDefault="009D5A96" w:rsidP="00CC43C5">
            <w:r w:rsidRPr="001E01CD">
              <w:t>1.20</w:t>
            </w:r>
          </w:p>
        </w:tc>
      </w:tr>
      <w:tr w:rsidR="009D5A96" w:rsidRPr="001E01CD" w14:paraId="46A5D634" w14:textId="77777777" w:rsidTr="006D6FAD">
        <w:trPr>
          <w:trHeight w:val="300"/>
          <w:jc w:val="center"/>
        </w:trPr>
        <w:tc>
          <w:tcPr>
            <w:tcW w:w="1795" w:type="dxa"/>
            <w:noWrap/>
            <w:vAlign w:val="center"/>
            <w:hideMark/>
          </w:tcPr>
          <w:p w14:paraId="67353FEE" w14:textId="77777777" w:rsidR="009D5A96" w:rsidRPr="001E01CD" w:rsidRDefault="009D5A96" w:rsidP="00CC43C5">
            <w:r w:rsidRPr="001E01CD">
              <w:lastRenderedPageBreak/>
              <w:t>2</w:t>
            </w:r>
          </w:p>
        </w:tc>
        <w:tc>
          <w:tcPr>
            <w:tcW w:w="1440" w:type="dxa"/>
            <w:noWrap/>
            <w:vAlign w:val="center"/>
            <w:hideMark/>
          </w:tcPr>
          <w:p w14:paraId="00E27E02" w14:textId="77777777" w:rsidR="009D5A96" w:rsidRPr="001E01CD" w:rsidRDefault="009D5A96" w:rsidP="00CC43C5">
            <w:r w:rsidRPr="001E01CD">
              <w:t>1.00</w:t>
            </w:r>
          </w:p>
        </w:tc>
      </w:tr>
      <w:tr w:rsidR="009D5A96" w:rsidRPr="001E01CD" w14:paraId="5BD369A2" w14:textId="77777777" w:rsidTr="006D6FAD">
        <w:trPr>
          <w:trHeight w:val="300"/>
          <w:jc w:val="center"/>
        </w:trPr>
        <w:tc>
          <w:tcPr>
            <w:tcW w:w="1795" w:type="dxa"/>
            <w:noWrap/>
            <w:vAlign w:val="center"/>
            <w:hideMark/>
          </w:tcPr>
          <w:p w14:paraId="6317610B" w14:textId="77777777" w:rsidR="009D5A96" w:rsidRPr="001E01CD" w:rsidRDefault="009D5A96" w:rsidP="00CC43C5">
            <w:r w:rsidRPr="001E01CD">
              <w:t>3</w:t>
            </w:r>
          </w:p>
        </w:tc>
        <w:tc>
          <w:tcPr>
            <w:tcW w:w="1440" w:type="dxa"/>
            <w:noWrap/>
            <w:vAlign w:val="center"/>
            <w:hideMark/>
          </w:tcPr>
          <w:p w14:paraId="12F2C48E" w14:textId="77777777" w:rsidR="009D5A96" w:rsidRPr="001E01CD" w:rsidRDefault="009D5A96" w:rsidP="00CC43C5">
            <w:r w:rsidRPr="001E01CD">
              <w:t>0.85</w:t>
            </w:r>
          </w:p>
        </w:tc>
      </w:tr>
      <w:tr w:rsidR="009D5A96" w:rsidRPr="001E01CD" w14:paraId="677CA90E" w14:textId="77777777" w:rsidTr="006D6FAD">
        <w:trPr>
          <w:trHeight w:val="300"/>
          <w:jc w:val="center"/>
        </w:trPr>
        <w:tc>
          <w:tcPr>
            <w:tcW w:w="1795" w:type="dxa"/>
            <w:noWrap/>
            <w:vAlign w:val="center"/>
            <w:hideMark/>
          </w:tcPr>
          <w:p w14:paraId="588860AA" w14:textId="77777777" w:rsidR="009D5A96" w:rsidRPr="001E01CD" w:rsidRDefault="009D5A96" w:rsidP="00CC43C5">
            <w:r w:rsidRPr="001E01CD">
              <w:t>&gt; 3</w:t>
            </w:r>
          </w:p>
        </w:tc>
        <w:tc>
          <w:tcPr>
            <w:tcW w:w="1440" w:type="dxa"/>
            <w:noWrap/>
            <w:vAlign w:val="center"/>
            <w:hideMark/>
          </w:tcPr>
          <w:p w14:paraId="02F13A6B" w14:textId="77777777" w:rsidR="009D5A96" w:rsidRPr="001E01CD" w:rsidRDefault="009D5A96" w:rsidP="00CC43C5">
            <w:r w:rsidRPr="001E01CD">
              <w:t>0.65</w:t>
            </w:r>
          </w:p>
        </w:tc>
      </w:tr>
    </w:tbl>
    <w:p w14:paraId="346E5F1E" w14:textId="435EF20E" w:rsidR="001C7082" w:rsidRPr="001E01CD" w:rsidRDefault="001C7082" w:rsidP="00CC43C5">
      <w:pPr>
        <w:spacing w:before="240"/>
        <w:ind w:left="1440" w:right="2340"/>
      </w:pPr>
    </w:p>
    <w:p w14:paraId="75183E07" w14:textId="77777777" w:rsidR="0046268F" w:rsidRPr="001E01CD" w:rsidRDefault="00AB27CD" w:rsidP="0046268F">
      <w:pPr>
        <w:keepNext/>
        <w:spacing w:before="240"/>
      </w:pPr>
      <w:r w:rsidRPr="001E01CD">
        <w:rPr>
          <w:noProof/>
        </w:rPr>
        <w:drawing>
          <wp:inline distT="0" distB="0" distL="0" distR="0" wp14:anchorId="2ADC1945" wp14:editId="4A513234">
            <wp:extent cx="5638800" cy="36576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l="227" r="233" b="571"/>
                    <a:stretch>
                      <a:fillRect/>
                    </a:stretch>
                  </pic:blipFill>
                  <pic:spPr bwMode="auto">
                    <a:xfrm>
                      <a:off x="0" y="0"/>
                      <a:ext cx="5638800" cy="3657600"/>
                    </a:xfrm>
                    <a:prstGeom prst="rect">
                      <a:avLst/>
                    </a:prstGeom>
                    <a:noFill/>
                    <a:ln>
                      <a:noFill/>
                    </a:ln>
                  </pic:spPr>
                </pic:pic>
              </a:graphicData>
            </a:graphic>
          </wp:inline>
        </w:drawing>
      </w:r>
    </w:p>
    <w:p w14:paraId="50DDA9E3" w14:textId="252BEF30" w:rsidR="00AB27CD" w:rsidRPr="001E01CD" w:rsidRDefault="0046268F" w:rsidP="0046268F">
      <w:pPr>
        <w:pStyle w:val="Caption"/>
        <w:jc w:val="left"/>
      </w:pPr>
      <w:bookmarkStart w:id="180" w:name="_Ref469496578"/>
      <w:bookmarkStart w:id="181" w:name="_Toc469555959"/>
      <w:r w:rsidRPr="001E01CD">
        <w:t xml:space="preserve">Figure </w:t>
      </w:r>
      <w:fldSimple w:instr=" SEQ Figure \* ARABIC ">
        <w:r w:rsidR="00DF160C" w:rsidRPr="001E01CD">
          <w:rPr>
            <w:noProof/>
          </w:rPr>
          <w:t>5</w:t>
        </w:r>
      </w:fldSimple>
      <w:bookmarkEnd w:id="180"/>
      <w:r w:rsidRPr="001E01CD">
        <w:t>. Type HL-93 Truck Strand7 Load Path Configuration</w:t>
      </w:r>
      <w:bookmarkEnd w:id="181"/>
    </w:p>
    <w:p w14:paraId="0943E45C" w14:textId="27C5BEBA" w:rsidR="001C7082" w:rsidRPr="001E01CD" w:rsidRDefault="001C7082" w:rsidP="00CC43C5">
      <w:pPr>
        <w:spacing w:before="240"/>
      </w:pPr>
      <w:r w:rsidRPr="001E01CD">
        <w:t xml:space="preserve">The specifications </w:t>
      </w:r>
      <w:r w:rsidR="007B674E" w:rsidRPr="001E01CD">
        <w:t xml:space="preserve">for </w:t>
      </w:r>
      <w:r w:rsidRPr="001E01CD">
        <w:t>each truck type are</w:t>
      </w:r>
      <w:r w:rsidR="007B674E" w:rsidRPr="001E01CD">
        <w:t xml:space="preserve"> provided herein.</w:t>
      </w:r>
    </w:p>
    <w:p w14:paraId="0C9C4477" w14:textId="77777777" w:rsidR="001C7082" w:rsidRPr="001E01CD" w:rsidRDefault="001C7082" w:rsidP="00CC43C5">
      <w:pPr>
        <w:pStyle w:val="Heading4"/>
      </w:pPr>
      <w:r w:rsidRPr="001E01CD">
        <w:t>HL-93</w:t>
      </w:r>
    </w:p>
    <w:p w14:paraId="23F33D5F" w14:textId="1202BFE3" w:rsidR="001C7082" w:rsidRPr="001E01CD" w:rsidRDefault="00AE32D2" w:rsidP="00CC43C5">
      <w:pPr>
        <w:pStyle w:val="ListParagraph"/>
        <w:ind w:left="0"/>
      </w:pPr>
      <w:r w:rsidRPr="001E01CD">
        <w:t xml:space="preserve">The configuration of the HL-93 loading is shown in </w:t>
      </w:r>
      <w:r w:rsidR="0046268F" w:rsidRPr="001E01CD">
        <w:fldChar w:fldCharType="begin"/>
      </w:r>
      <w:r w:rsidR="0046268F" w:rsidRPr="001E01CD">
        <w:instrText xml:space="preserve"> REF _Ref469496802 \h </w:instrText>
      </w:r>
      <w:r w:rsidR="001E01CD">
        <w:instrText xml:space="preserve"> \* MERGEFORMAT </w:instrText>
      </w:r>
      <w:r w:rsidR="0046268F" w:rsidRPr="001E01CD">
        <w:fldChar w:fldCharType="separate"/>
      </w:r>
      <w:r w:rsidR="0046268F" w:rsidRPr="001E01CD">
        <w:t xml:space="preserve">Figure </w:t>
      </w:r>
      <w:r w:rsidR="0046268F" w:rsidRPr="001E01CD">
        <w:rPr>
          <w:noProof/>
        </w:rPr>
        <w:t>6</w:t>
      </w:r>
      <w:r w:rsidR="0046268F" w:rsidRPr="001E01CD">
        <w:fldChar w:fldCharType="end"/>
      </w:r>
      <w:r w:rsidR="0046268F" w:rsidRPr="001E01CD">
        <w:t xml:space="preserve"> </w:t>
      </w:r>
      <w:r w:rsidRPr="001E01CD">
        <w:t>below</w:t>
      </w:r>
      <w:r w:rsidR="001C7082" w:rsidRPr="001E01CD">
        <w:t xml:space="preserve">. The </w:t>
      </w:r>
      <w:r w:rsidR="00970C91" w:rsidRPr="001E01CD">
        <w:t xml:space="preserve">loading configurations </w:t>
      </w:r>
      <w:r w:rsidR="00AB27CD" w:rsidRPr="001E01CD">
        <w:t xml:space="preserve">created </w:t>
      </w:r>
      <w:r w:rsidR="001C7082" w:rsidRPr="001E01CD">
        <w:t xml:space="preserve">in the load path </w:t>
      </w:r>
      <w:r w:rsidR="00AB27CD" w:rsidRPr="001E01CD">
        <w:t xml:space="preserve">template </w:t>
      </w:r>
      <w:r w:rsidR="001C7082" w:rsidRPr="001E01CD">
        <w:t>represent the different truck arrangement</w:t>
      </w:r>
      <w:r w:rsidR="00AB27CD" w:rsidRPr="001E01CD">
        <w:t>s</w:t>
      </w:r>
      <w:r w:rsidR="00970C91" w:rsidRPr="001E01CD">
        <w:t xml:space="preserve"> for the HL-93 truck and lane loading</w:t>
      </w:r>
      <w:r w:rsidR="001C7082" w:rsidRPr="001E01CD">
        <w:t xml:space="preserve"> </w:t>
      </w:r>
      <w:r w:rsidR="00970C91" w:rsidRPr="001E01CD">
        <w:t>defined</w:t>
      </w:r>
      <w:r w:rsidR="00AB27CD" w:rsidRPr="001E01CD">
        <w:t xml:space="preserve"> </w:t>
      </w:r>
      <w:r w:rsidR="001C7082" w:rsidRPr="001E01CD">
        <w:t xml:space="preserve">in the </w:t>
      </w:r>
      <w:r w:rsidR="00AB27CD" w:rsidRPr="001E01CD">
        <w:t>AASHTO Manual for Bridge Evaluation.</w:t>
      </w:r>
      <w:r w:rsidR="001575B8" w:rsidRPr="001E01CD">
        <w:t xml:space="preserve"> </w:t>
      </w:r>
      <w:r w:rsidR="00970C91" w:rsidRPr="001E01CD">
        <w:t>The loading scenarios for HL-93 are listed below</w:t>
      </w:r>
      <w:r w:rsidR="00CE72EA" w:rsidRPr="001E01CD">
        <w:t>.</w:t>
      </w:r>
    </w:p>
    <w:p w14:paraId="38869C1D" w14:textId="77777777" w:rsidR="00970C91" w:rsidRPr="001E01CD" w:rsidRDefault="00970C91" w:rsidP="00CC43C5">
      <w:pPr>
        <w:pStyle w:val="ListParagraph"/>
        <w:ind w:left="0"/>
      </w:pPr>
    </w:p>
    <w:p w14:paraId="64BAAAC4" w14:textId="02788AF6" w:rsidR="00CE72EA" w:rsidRPr="001E01CD" w:rsidRDefault="00CE72EA" w:rsidP="00CC43C5">
      <w:pPr>
        <w:pStyle w:val="ListParagraph"/>
        <w:numPr>
          <w:ilvl w:val="0"/>
          <w:numId w:val="10"/>
        </w:numPr>
        <w:ind w:left="360" w:right="1440"/>
      </w:pPr>
      <w:r w:rsidRPr="001E01CD">
        <w:t>HL-93 Design truck (Spacing 14’-14’)</w:t>
      </w:r>
    </w:p>
    <w:p w14:paraId="45861F35" w14:textId="53AB1111" w:rsidR="001C7082" w:rsidRPr="001E01CD" w:rsidRDefault="001575B8" w:rsidP="00CC43C5">
      <w:pPr>
        <w:pStyle w:val="ListParagraph"/>
        <w:numPr>
          <w:ilvl w:val="0"/>
          <w:numId w:val="10"/>
        </w:numPr>
        <w:ind w:left="360" w:right="1440"/>
      </w:pPr>
      <w:r w:rsidRPr="001E01CD">
        <w:t xml:space="preserve">HL-93 </w:t>
      </w:r>
      <w:r w:rsidR="001C7082" w:rsidRPr="001E01CD">
        <w:t>Design truck (Spacing 14’-22’)</w:t>
      </w:r>
    </w:p>
    <w:p w14:paraId="456808D9" w14:textId="5FCD774A" w:rsidR="001C7082" w:rsidRPr="001E01CD" w:rsidRDefault="001575B8" w:rsidP="00CC43C5">
      <w:pPr>
        <w:pStyle w:val="ListParagraph"/>
        <w:numPr>
          <w:ilvl w:val="0"/>
          <w:numId w:val="10"/>
        </w:numPr>
        <w:ind w:left="360" w:right="1440"/>
      </w:pPr>
      <w:r w:rsidRPr="001E01CD">
        <w:t xml:space="preserve">HL-93 </w:t>
      </w:r>
      <w:r w:rsidR="001C7082" w:rsidRPr="001E01CD">
        <w:t>Design truck (Spacing 14’-30’)</w:t>
      </w:r>
    </w:p>
    <w:p w14:paraId="43284972" w14:textId="13A3C25E" w:rsidR="001C7082" w:rsidRPr="001E01CD" w:rsidRDefault="001C7082" w:rsidP="00CC43C5">
      <w:pPr>
        <w:pStyle w:val="ListParagraph"/>
        <w:numPr>
          <w:ilvl w:val="0"/>
          <w:numId w:val="10"/>
        </w:numPr>
        <w:ind w:left="360" w:right="1440"/>
      </w:pPr>
      <w:r w:rsidRPr="001E01CD">
        <w:t xml:space="preserve">90% of </w:t>
      </w:r>
      <w:r w:rsidR="001575B8" w:rsidRPr="001E01CD">
        <w:t xml:space="preserve">dual HL-93 </w:t>
      </w:r>
      <w:r w:rsidRPr="001E01CD">
        <w:t>design truck (Spacing 14’-14’), internal spacing of 50’</w:t>
      </w:r>
      <w:r w:rsidR="001575B8" w:rsidRPr="001E01CD">
        <w:t xml:space="preserve"> (for continuous only)</w:t>
      </w:r>
    </w:p>
    <w:p w14:paraId="7B96615E" w14:textId="7E1B7BF0" w:rsidR="001C7082" w:rsidRPr="001E01CD" w:rsidRDefault="00AB27CD" w:rsidP="00CC43C5">
      <w:pPr>
        <w:pStyle w:val="ListParagraph"/>
        <w:numPr>
          <w:ilvl w:val="0"/>
          <w:numId w:val="10"/>
        </w:numPr>
        <w:ind w:left="360" w:right="1440"/>
      </w:pPr>
      <w:r w:rsidRPr="001E01CD">
        <w:rPr>
          <w:noProof/>
        </w:rPr>
        <w:lastRenderedPageBreak/>
        <mc:AlternateContent>
          <mc:Choice Requires="wpi">
            <w:drawing>
              <wp:anchor distT="0" distB="0" distL="114300" distR="114300" simplePos="0" relativeHeight="251669504" behindDoc="0" locked="0" layoutInCell="1" allowOverlap="1" wp14:anchorId="4E52E750" wp14:editId="27FFC990">
                <wp:simplePos x="0" y="0"/>
                <wp:positionH relativeFrom="column">
                  <wp:posOffset>9424455</wp:posOffset>
                </wp:positionH>
                <wp:positionV relativeFrom="paragraph">
                  <wp:posOffset>452415</wp:posOffset>
                </wp:positionV>
                <wp:extent cx="360" cy="360"/>
                <wp:effectExtent l="57150" t="57150" r="57150" b="57150"/>
                <wp:wrapNone/>
                <wp:docPr id="49" name="Ink 49"/>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C9A14F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9" o:spid="_x0000_s1026" type="#_x0000_t75" style="position:absolute;margin-left:740.8pt;margin-top:34.3pt;width:2.7pt;height:2.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">
                <v:imagedata r:id="rId20" o:title=""/>
              </v:shape>
            </w:pict>
          </mc:Fallback>
        </mc:AlternateContent>
      </w:r>
      <w:r w:rsidR="001C7082" w:rsidRPr="001E01CD">
        <w:t xml:space="preserve">90% of </w:t>
      </w:r>
      <w:r w:rsidR="001575B8" w:rsidRPr="001E01CD">
        <w:t xml:space="preserve">dual HL-93 </w:t>
      </w:r>
      <w:r w:rsidR="001C7082" w:rsidRPr="001E01CD">
        <w:t>design truck (Spacing 14’-14’), internal spacing of 100’</w:t>
      </w:r>
      <w:r w:rsidR="001575B8" w:rsidRPr="001E01CD">
        <w:t xml:space="preserve"> (for continuous only)</w:t>
      </w:r>
    </w:p>
    <w:p w14:paraId="5A0EE5C8" w14:textId="03FA9229" w:rsidR="00970C91" w:rsidRPr="001E01CD" w:rsidRDefault="00970C91" w:rsidP="00CC43C5">
      <w:pPr>
        <w:pStyle w:val="ListParagraph"/>
        <w:numPr>
          <w:ilvl w:val="0"/>
          <w:numId w:val="10"/>
        </w:numPr>
        <w:ind w:left="360" w:right="1440"/>
      </w:pPr>
      <w:r w:rsidRPr="001E01CD">
        <w:t xml:space="preserve">Design Lane load (640 </w:t>
      </w:r>
      <w:proofErr w:type="spellStart"/>
      <w:r w:rsidR="005B21FC" w:rsidRPr="001E01CD">
        <w:t>lb</w:t>
      </w:r>
      <w:proofErr w:type="spellEnd"/>
      <w:r w:rsidR="005B21FC" w:rsidRPr="001E01CD">
        <w:t>/</w:t>
      </w:r>
      <w:proofErr w:type="spellStart"/>
      <w:r w:rsidR="005B21FC" w:rsidRPr="001E01CD">
        <w:t>ft</w:t>
      </w:r>
      <w:proofErr w:type="spellEnd"/>
      <w:r w:rsidRPr="001E01CD">
        <w:t>)</w:t>
      </w:r>
    </w:p>
    <w:p w14:paraId="310B86B7" w14:textId="2A51BFDF" w:rsidR="00970C91" w:rsidRPr="001E01CD" w:rsidRDefault="00970C91" w:rsidP="00CC43C5">
      <w:pPr>
        <w:pStyle w:val="ListParagraph"/>
        <w:numPr>
          <w:ilvl w:val="0"/>
          <w:numId w:val="10"/>
        </w:numPr>
        <w:ind w:left="360" w:right="1440"/>
      </w:pPr>
      <w:r w:rsidRPr="001E01CD">
        <w:t>Tandem truck type</w:t>
      </w:r>
    </w:p>
    <w:p w14:paraId="106C2188" w14:textId="77777777" w:rsidR="0046268F" w:rsidRPr="001E01CD" w:rsidRDefault="00AB27CD" w:rsidP="0046268F">
      <w:pPr>
        <w:keepNext/>
      </w:pPr>
      <w:r w:rsidRPr="001E01CD">
        <w:rPr>
          <w:noProof/>
        </w:rPr>
        <mc:AlternateContent>
          <mc:Choice Requires="wpg">
            <w:drawing>
              <wp:inline distT="0" distB="0" distL="0" distR="0" wp14:anchorId="7D1D3A41" wp14:editId="6550CA58">
                <wp:extent cx="3743325" cy="1552575"/>
                <wp:effectExtent l="0" t="0" r="9525" b="9525"/>
                <wp:docPr id="42" name="Group 42"/>
                <wp:cNvGraphicFramePr/>
                <a:graphic xmlns:a="http://schemas.openxmlformats.org/drawingml/2006/main">
                  <a:graphicData uri="http://schemas.microsoft.com/office/word/2010/wordprocessingGroup">
                    <wpg:wgp>
                      <wpg:cNvGrpSpPr/>
                      <wpg:grpSpPr>
                        <a:xfrm>
                          <a:off x="0" y="0"/>
                          <a:ext cx="3743325" cy="1552575"/>
                          <a:chOff x="0" y="0"/>
                          <a:chExt cx="3743325" cy="1552575"/>
                        </a:xfrm>
                      </wpg:grpSpPr>
                      <pic:pic xmlns:pic="http://schemas.openxmlformats.org/drawingml/2006/picture">
                        <pic:nvPicPr>
                          <pic:cNvPr id="456" name="Picture 456"/>
                          <pic:cNvPicPr>
                            <a:picLocks noChangeAspect="1"/>
                          </pic:cNvPicPr>
                        </pic:nvPicPr>
                        <pic:blipFill>
                          <a:blip r:embed="rId21">
                            <a:extLst>
                              <a:ext uri="{28A0092B-C50C-407E-A947-70E740481C1C}">
                                <a14:useLocalDpi xmlns:a14="http://schemas.microsoft.com/office/drawing/2010/main" val="0"/>
                              </a:ext>
                            </a:extLst>
                          </a:blip>
                          <a:srcRect l="28712" t="60771" r="34984" b="-12540"/>
                          <a:stretch>
                            <a:fillRect/>
                          </a:stretch>
                        </pic:blipFill>
                        <pic:spPr bwMode="auto">
                          <a:xfrm>
                            <a:off x="2705100" y="28575"/>
                            <a:ext cx="1038225" cy="1524000"/>
                          </a:xfrm>
                          <a:prstGeom prst="rect">
                            <a:avLst/>
                          </a:prstGeom>
                          <a:noFill/>
                          <a:ln>
                            <a:noFill/>
                          </a:ln>
                        </pic:spPr>
                      </pic:pic>
                      <pic:pic xmlns:pic="http://schemas.openxmlformats.org/drawingml/2006/picture">
                        <pic:nvPicPr>
                          <pic:cNvPr id="457" name="Picture 457"/>
                          <pic:cNvPicPr>
                            <a:picLocks noChangeAspect="1"/>
                          </pic:cNvPicPr>
                        </pic:nvPicPr>
                        <pic:blipFill>
                          <a:blip r:embed="rId21">
                            <a:extLst>
                              <a:ext uri="{28A0092B-C50C-407E-A947-70E740481C1C}">
                                <a14:useLocalDpi xmlns:a14="http://schemas.microsoft.com/office/drawing/2010/main" val="0"/>
                              </a:ext>
                            </a:extLst>
                          </a:blip>
                          <a:srcRect b="47267"/>
                          <a:stretch>
                            <a:fillRect/>
                          </a:stretch>
                        </pic:blipFill>
                        <pic:spPr bwMode="auto">
                          <a:xfrm>
                            <a:off x="0" y="0"/>
                            <a:ext cx="2857500" cy="1543050"/>
                          </a:xfrm>
                          <a:prstGeom prst="rect">
                            <a:avLst/>
                          </a:prstGeom>
                          <a:noFill/>
                          <a:ln>
                            <a:noFill/>
                          </a:ln>
                        </pic:spPr>
                      </pic:pic>
                    </wpg:wg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7451DA" id="Group 42" o:spid="_x0000_s1026" style="width:294.75pt;height:122.25pt;mso-position-horizontal-relative:char;mso-position-vertical-relative:line" coordsize="37433,1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6" o:spid="_x0000_s1027" type="#_x0000_t75" style="position:absolute;left:27051;top:285;width:10382;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">
                  <v:imagedata r:id="rId22" o:title="" croptop="39827f" cropbottom="-8218f" cropleft="18817f" cropright="22927f"/>
                  <v:path arrowok="t"/>
                </v:shape>
                <v:shape id="Picture 457" o:spid="_x0000_s1028" type="#_x0000_t75" style="position:absolute;width:28575;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">
                  <v:imagedata r:id="rId22" o:title="" cropbottom="30977f"/>
                  <v:path arrowok="t"/>
                </v:shape>
                <w10:anchorlock/>
              </v:group>
            </w:pict>
          </mc:Fallback>
        </mc:AlternateContent>
      </w:r>
    </w:p>
    <w:p w14:paraId="66F8949C" w14:textId="5B6B012E" w:rsidR="001C7082" w:rsidRPr="001E01CD" w:rsidRDefault="0046268F" w:rsidP="0046268F">
      <w:pPr>
        <w:pStyle w:val="Caption"/>
        <w:jc w:val="left"/>
      </w:pPr>
      <w:bookmarkStart w:id="182" w:name="_Ref469496802"/>
      <w:bookmarkStart w:id="183" w:name="_Toc469555960"/>
      <w:r w:rsidRPr="001E01CD">
        <w:t xml:space="preserve">Figure </w:t>
      </w:r>
      <w:fldSimple w:instr=" SEQ Figure \* ARABIC ">
        <w:r w:rsidR="00DF160C" w:rsidRPr="001E01CD">
          <w:rPr>
            <w:noProof/>
          </w:rPr>
          <w:t>6</w:t>
        </w:r>
      </w:fldSimple>
      <w:bookmarkEnd w:id="182"/>
      <w:r w:rsidRPr="001E01CD">
        <w:t>. Standard HL-93 Truck. AASHTO 3.6.1.1.2.2-1 Characteristics of Design Truck</w:t>
      </w:r>
      <w:bookmarkEnd w:id="183"/>
    </w:p>
    <w:p w14:paraId="3446F784" w14:textId="77777777" w:rsidR="0046268F" w:rsidRPr="001E01CD" w:rsidRDefault="0046268F" w:rsidP="0046268F">
      <w:pPr>
        <w:spacing w:after="0"/>
      </w:pPr>
    </w:p>
    <w:p w14:paraId="3C4FDD35" w14:textId="77777777" w:rsidR="001C7082" w:rsidRPr="001E01CD" w:rsidRDefault="001C7082" w:rsidP="0046268F">
      <w:pPr>
        <w:pStyle w:val="Heading4"/>
      </w:pPr>
      <w:r w:rsidRPr="001E01CD">
        <w:rPr>
          <w:rStyle w:val="Heading4Char"/>
          <w:b/>
          <w:i/>
          <w:snapToGrid w:val="0"/>
        </w:rPr>
        <w:t>Type</w:t>
      </w:r>
      <w:r w:rsidRPr="001E01CD">
        <w:t xml:space="preserve"> 3</w:t>
      </w:r>
    </w:p>
    <w:p w14:paraId="08B0D99D" w14:textId="0E8813C0" w:rsidR="00594863" w:rsidRPr="001E01CD" w:rsidRDefault="001C7082" w:rsidP="00CC43C5">
      <w:r w:rsidRPr="001E01CD">
        <w:t xml:space="preserve">The load </w:t>
      </w:r>
      <w:r w:rsidR="009B6181" w:rsidRPr="001E01CD">
        <w:t xml:space="preserve">configuration </w:t>
      </w:r>
      <w:r w:rsidRPr="001E01CD">
        <w:t xml:space="preserve">defined in Strand7 </w:t>
      </w:r>
      <w:r w:rsidR="009B6181" w:rsidRPr="001E01CD">
        <w:t xml:space="preserve">for </w:t>
      </w:r>
      <w:r w:rsidR="00594863" w:rsidRPr="001E01CD">
        <w:t xml:space="preserve">LRFR </w:t>
      </w:r>
      <w:r w:rsidR="00681AEF" w:rsidRPr="001E01CD">
        <w:t>Type 3 Legal Load</w:t>
      </w:r>
      <w:r w:rsidR="009B6181" w:rsidRPr="001E01CD">
        <w:t xml:space="preserve"> is shown in </w:t>
      </w:r>
      <w:r w:rsidR="0046268F" w:rsidRPr="001E01CD">
        <w:fldChar w:fldCharType="begin"/>
      </w:r>
      <w:r w:rsidR="0046268F" w:rsidRPr="001E01CD">
        <w:instrText xml:space="preserve"> REF _Ref469497201 \h </w:instrText>
      </w:r>
      <w:r w:rsidR="001E01CD">
        <w:instrText xml:space="preserve"> \* MERGEFORMAT </w:instrText>
      </w:r>
      <w:r w:rsidR="0046268F" w:rsidRPr="001E01CD">
        <w:fldChar w:fldCharType="separate"/>
      </w:r>
      <w:r w:rsidR="0046268F" w:rsidRPr="001E01CD">
        <w:t xml:space="preserve">Figure </w:t>
      </w:r>
      <w:r w:rsidR="0046268F" w:rsidRPr="001E01CD">
        <w:rPr>
          <w:noProof/>
        </w:rPr>
        <w:t>7</w:t>
      </w:r>
      <w:r w:rsidR="0046268F" w:rsidRPr="001E01CD">
        <w:fldChar w:fldCharType="end"/>
      </w:r>
      <w:r w:rsidR="009B6181" w:rsidRPr="001E01CD">
        <w:t xml:space="preserve"> below</w:t>
      </w:r>
      <w:r w:rsidR="00594863" w:rsidRPr="001E01CD">
        <w:t xml:space="preserve"> (without the applied impact factor).</w:t>
      </w:r>
      <w:r w:rsidR="009B6181" w:rsidRPr="001E01CD">
        <w:t xml:space="preserve"> The axle loads for LRFR Type 3 with applied impact factor are</w:t>
      </w:r>
      <w:r w:rsidRPr="001E01CD">
        <w:t xml:space="preserve"> 21.28K, 22.61K and 22.61</w:t>
      </w:r>
      <w:r w:rsidR="00594863" w:rsidRPr="001E01CD">
        <w:t>K.</w:t>
      </w:r>
      <w:r w:rsidR="009B6181" w:rsidRPr="001E01CD">
        <w:t xml:space="preserve"> </w:t>
      </w:r>
    </w:p>
    <w:p w14:paraId="4DBBEC44" w14:textId="77777777" w:rsidR="0046268F" w:rsidRPr="001E01CD" w:rsidRDefault="0046268F" w:rsidP="00CC43C5"/>
    <w:p w14:paraId="2CFE4368" w14:textId="77777777" w:rsidR="0046268F" w:rsidRPr="001E01CD" w:rsidRDefault="001C7082" w:rsidP="0046268F">
      <w:pPr>
        <w:keepNext/>
      </w:pPr>
      <w:r w:rsidRPr="001E01CD">
        <w:rPr>
          <w:noProof/>
        </w:rPr>
        <w:drawing>
          <wp:inline distT="0" distB="0" distL="0" distR="0" wp14:anchorId="25F945A6" wp14:editId="27DF45E8">
            <wp:extent cx="2038350" cy="962025"/>
            <wp:effectExtent l="0" t="0" r="0" b="952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8350" cy="962025"/>
                    </a:xfrm>
                    <a:prstGeom prst="rect">
                      <a:avLst/>
                    </a:prstGeom>
                    <a:noFill/>
                    <a:ln>
                      <a:noFill/>
                    </a:ln>
                  </pic:spPr>
                </pic:pic>
              </a:graphicData>
            </a:graphic>
          </wp:inline>
        </w:drawing>
      </w:r>
    </w:p>
    <w:p w14:paraId="3B336A2E" w14:textId="138F7239" w:rsidR="001C7082" w:rsidRPr="001E01CD" w:rsidRDefault="0046268F" w:rsidP="0046268F">
      <w:pPr>
        <w:pStyle w:val="Caption"/>
        <w:jc w:val="left"/>
      </w:pPr>
      <w:bookmarkStart w:id="184" w:name="_Ref469497201"/>
      <w:bookmarkStart w:id="185" w:name="_Toc469555961"/>
      <w:r w:rsidRPr="001E01CD">
        <w:t xml:space="preserve">Figure </w:t>
      </w:r>
      <w:fldSimple w:instr=" SEQ Figure \* ARABIC ">
        <w:r w:rsidR="00DF160C" w:rsidRPr="001E01CD">
          <w:rPr>
            <w:noProof/>
          </w:rPr>
          <w:t>7</w:t>
        </w:r>
      </w:fldSimple>
      <w:bookmarkEnd w:id="184"/>
      <w:r w:rsidRPr="001E01CD">
        <w:t>. Type 3 AASHTO Legal Truck defined in AASHTO Manual for Bridge Evaluation.</w:t>
      </w:r>
      <w:bookmarkEnd w:id="185"/>
    </w:p>
    <w:p w14:paraId="5D61265A" w14:textId="7E2E4F09" w:rsidR="00594863" w:rsidRPr="001E01CD" w:rsidRDefault="00594863" w:rsidP="00CC43C5"/>
    <w:p w14:paraId="79B8F526" w14:textId="77777777" w:rsidR="001C7082" w:rsidRPr="001E01CD" w:rsidRDefault="001C7082" w:rsidP="00CC43C5">
      <w:pPr>
        <w:pStyle w:val="Heading4"/>
      </w:pPr>
      <w:r w:rsidRPr="001E01CD">
        <w:t>Type 3S2</w:t>
      </w:r>
    </w:p>
    <w:p w14:paraId="2405F4C3" w14:textId="156A6DA4" w:rsidR="0046268F" w:rsidRPr="001E01CD" w:rsidRDefault="001C7082" w:rsidP="00CC43C5">
      <w:r w:rsidRPr="001E01CD">
        <w:t xml:space="preserve">The load </w:t>
      </w:r>
      <w:r w:rsidR="00681AEF" w:rsidRPr="001E01CD">
        <w:t xml:space="preserve">configuration </w:t>
      </w:r>
      <w:r w:rsidRPr="001E01CD">
        <w:t>defined in Strand7</w:t>
      </w:r>
      <w:r w:rsidR="00681AEF" w:rsidRPr="001E01CD">
        <w:t xml:space="preserve"> for </w:t>
      </w:r>
      <w:r w:rsidR="00594863" w:rsidRPr="001E01CD">
        <w:t xml:space="preserve">LRFR </w:t>
      </w:r>
      <w:r w:rsidR="00681AEF" w:rsidRPr="001E01CD">
        <w:t xml:space="preserve">Type 3S2 Legal Load is shown in </w:t>
      </w:r>
      <w:r w:rsidR="0046268F" w:rsidRPr="001E01CD">
        <w:fldChar w:fldCharType="begin"/>
      </w:r>
      <w:r w:rsidR="0046268F" w:rsidRPr="001E01CD">
        <w:instrText xml:space="preserve"> REF _Ref469497216 \h </w:instrText>
      </w:r>
      <w:r w:rsidR="001E01CD">
        <w:instrText xml:space="preserve"> \* MERGEFORMAT </w:instrText>
      </w:r>
      <w:r w:rsidR="0046268F" w:rsidRPr="001E01CD">
        <w:fldChar w:fldCharType="separate"/>
      </w:r>
      <w:r w:rsidR="0046268F" w:rsidRPr="001E01CD">
        <w:t xml:space="preserve">Figure </w:t>
      </w:r>
      <w:r w:rsidR="0046268F" w:rsidRPr="001E01CD">
        <w:rPr>
          <w:noProof/>
        </w:rPr>
        <w:t>8</w:t>
      </w:r>
      <w:r w:rsidR="0046268F" w:rsidRPr="001E01CD">
        <w:fldChar w:fldCharType="end"/>
      </w:r>
      <w:r w:rsidR="00681AEF" w:rsidRPr="001E01CD">
        <w:t xml:space="preserve"> below</w:t>
      </w:r>
      <w:r w:rsidR="00594863" w:rsidRPr="001E01CD">
        <w:t xml:space="preserve"> (without the applied impact factor)</w:t>
      </w:r>
      <w:r w:rsidR="00681AEF" w:rsidRPr="001E01CD">
        <w:t>.</w:t>
      </w:r>
      <w:r w:rsidRPr="001E01CD">
        <w:t xml:space="preserve"> </w:t>
      </w:r>
      <w:r w:rsidR="00681AEF" w:rsidRPr="001E01CD">
        <w:t>The axle loads for LRFR Type 3S2 with applied impact factor are</w:t>
      </w:r>
      <w:r w:rsidR="00681AEF" w:rsidRPr="001E01CD" w:rsidDel="00681AEF">
        <w:t xml:space="preserve"> </w:t>
      </w:r>
      <w:r w:rsidRPr="001E01CD">
        <w:t xml:space="preserve">15.96K, 22.61K, 22.61K, 22.61K and 22.61K. </w:t>
      </w:r>
    </w:p>
    <w:p w14:paraId="397F7AC4" w14:textId="77777777" w:rsidR="0046268F" w:rsidRPr="001E01CD" w:rsidRDefault="0046268F" w:rsidP="00CC43C5"/>
    <w:p w14:paraId="1BFF58AA" w14:textId="77777777" w:rsidR="0046268F" w:rsidRPr="001E01CD" w:rsidRDefault="006E3C6D" w:rsidP="0046268F">
      <w:pPr>
        <w:keepNext/>
      </w:pPr>
      <w:r w:rsidRPr="001E01CD">
        <w:rPr>
          <w:noProof/>
        </w:rPr>
        <w:lastRenderedPageBreak/>
        <mc:AlternateContent>
          <mc:Choice Requires="wpg">
            <w:drawing>
              <wp:inline distT="0" distB="0" distL="0" distR="0" wp14:anchorId="62283B30" wp14:editId="079894EA">
                <wp:extent cx="3507740" cy="1145721"/>
                <wp:effectExtent l="0" t="0" r="0" b="0"/>
                <wp:docPr id="57" name="Group 57"/>
                <wp:cNvGraphicFramePr/>
                <a:graphic xmlns:a="http://schemas.openxmlformats.org/drawingml/2006/main">
                  <a:graphicData uri="http://schemas.microsoft.com/office/word/2010/wordprocessingGroup">
                    <wpg:wgp>
                      <wpg:cNvGrpSpPr/>
                      <wpg:grpSpPr>
                        <a:xfrm>
                          <a:off x="0" y="0"/>
                          <a:ext cx="3507740" cy="1145721"/>
                          <a:chOff x="0" y="0"/>
                          <a:chExt cx="3507740" cy="1145721"/>
                        </a:xfrm>
                      </wpg:grpSpPr>
                      <wpg:grpSp>
                        <wpg:cNvPr id="72" name="Group 72"/>
                        <wpg:cNvGrpSpPr>
                          <a:grpSpLocks/>
                        </wpg:cNvGrpSpPr>
                        <wpg:grpSpPr>
                          <a:xfrm>
                            <a:off x="0" y="0"/>
                            <a:ext cx="3507740" cy="273685"/>
                            <a:chOff x="0" y="0"/>
                            <a:chExt cx="3507604" cy="273788"/>
                          </a:xfrm>
                          <a:noFill/>
                        </wpg:grpSpPr>
                        <wps:wsp>
                          <wps:cNvPr id="217" name="Text Box 2"/>
                          <wps:cNvSpPr txBox="1">
                            <a:spLocks noChangeArrowheads="1"/>
                          </wps:cNvSpPr>
                          <wps:spPr bwMode="auto">
                            <a:xfrm>
                              <a:off x="0" y="0"/>
                              <a:ext cx="611505" cy="262494"/>
                            </a:xfrm>
                            <a:prstGeom prst="rect">
                              <a:avLst/>
                            </a:prstGeom>
                            <a:grpFill/>
                            <a:ln w="9525">
                              <a:noFill/>
                              <a:miter lim="800000"/>
                              <a:headEnd/>
                              <a:tailEnd/>
                            </a:ln>
                          </wps:spPr>
                          <wps:txbx>
                            <w:txbxContent>
                              <w:p w14:paraId="5AACA5FE" w14:textId="77777777" w:rsidR="005C186C" w:rsidRPr="00C76F7A" w:rsidRDefault="005C186C" w:rsidP="001C7082">
                                <w:pPr>
                                  <w:rPr>
                                    <w:rFonts w:ascii="Times New Roman" w:hAnsi="Times New Roman"/>
                                  </w:rPr>
                                </w:pPr>
                                <w:r w:rsidRPr="00C76F7A">
                                  <w:rPr>
                                    <w:rFonts w:ascii="Times New Roman" w:hAnsi="Times New Roman"/>
                                  </w:rPr>
                                  <w:t>12 kips</w:t>
                                </w:r>
                              </w:p>
                            </w:txbxContent>
                          </wps:txbx>
                          <wps:bodyPr rot="0" vert="horz" wrap="square" lIns="91440" tIns="45720" rIns="91440" bIns="45720" anchor="t" anchorCtr="0">
                            <a:noAutofit/>
                          </wps:bodyPr>
                        </wps:wsp>
                        <wps:wsp>
                          <wps:cNvPr id="67" name="Text Box 2"/>
                          <wps:cNvSpPr txBox="1">
                            <a:spLocks noChangeArrowheads="1"/>
                          </wps:cNvSpPr>
                          <wps:spPr bwMode="auto">
                            <a:xfrm>
                              <a:off x="726853" y="0"/>
                              <a:ext cx="620227" cy="262255"/>
                            </a:xfrm>
                            <a:prstGeom prst="rect">
                              <a:avLst/>
                            </a:prstGeom>
                            <a:grpFill/>
                            <a:ln w="9525">
                              <a:noFill/>
                              <a:miter lim="800000"/>
                              <a:headEnd/>
                              <a:tailEnd/>
                            </a:ln>
                          </wps:spPr>
                          <wps:txbx>
                            <w:txbxContent>
                              <w:p w14:paraId="503A1BB8" w14:textId="77777777" w:rsidR="005C186C" w:rsidRPr="00C76F7A" w:rsidRDefault="005C186C" w:rsidP="001C7082">
                                <w:pPr>
                                  <w:rPr>
                                    <w:rFonts w:ascii="Times New Roman" w:hAnsi="Times New Roman"/>
                                  </w:rPr>
                                </w:pPr>
                                <w:r w:rsidRPr="00C76F7A">
                                  <w:rPr>
                                    <w:rFonts w:ascii="Times New Roman" w:hAnsi="Times New Roman"/>
                                  </w:rPr>
                                  <w:t>1</w:t>
                                </w:r>
                                <w:r>
                                  <w:rPr>
                                    <w:rFonts w:ascii="Times New Roman" w:hAnsi="Times New Roman"/>
                                  </w:rPr>
                                  <w:t>7</w:t>
                                </w:r>
                                <w:r w:rsidRPr="00C76F7A">
                                  <w:rPr>
                                    <w:rFonts w:ascii="Times New Roman" w:hAnsi="Times New Roman"/>
                                  </w:rPr>
                                  <w:t xml:space="preserve"> kips</w:t>
                                </w:r>
                              </w:p>
                            </w:txbxContent>
                          </wps:txbx>
                          <wps:bodyPr rot="0" vert="horz" wrap="square" lIns="91440" tIns="45720" rIns="91440" bIns="45720" anchor="t" anchorCtr="0">
                            <a:noAutofit/>
                          </wps:bodyPr>
                        </wps:wsp>
                        <wps:wsp>
                          <wps:cNvPr id="69" name="Text Box 2"/>
                          <wps:cNvSpPr txBox="1">
                            <a:spLocks noChangeArrowheads="1"/>
                          </wps:cNvSpPr>
                          <wps:spPr bwMode="auto">
                            <a:xfrm>
                              <a:off x="1257571" y="0"/>
                              <a:ext cx="608727" cy="262255"/>
                            </a:xfrm>
                            <a:prstGeom prst="rect">
                              <a:avLst/>
                            </a:prstGeom>
                            <a:grpFill/>
                            <a:ln w="9525">
                              <a:noFill/>
                              <a:miter lim="800000"/>
                              <a:headEnd/>
                              <a:tailEnd/>
                            </a:ln>
                          </wps:spPr>
                          <wps:txbx>
                            <w:txbxContent>
                              <w:p w14:paraId="04469967" w14:textId="77777777" w:rsidR="005C186C" w:rsidRPr="00C76F7A" w:rsidRDefault="005C186C" w:rsidP="001C7082">
                                <w:pPr>
                                  <w:rPr>
                                    <w:rFonts w:ascii="Times New Roman" w:hAnsi="Times New Roman"/>
                                  </w:rPr>
                                </w:pPr>
                                <w:r w:rsidRPr="00C76F7A">
                                  <w:rPr>
                                    <w:rFonts w:ascii="Times New Roman" w:hAnsi="Times New Roman"/>
                                  </w:rPr>
                                  <w:t>1</w:t>
                                </w:r>
                                <w:r>
                                  <w:rPr>
                                    <w:rFonts w:ascii="Times New Roman" w:hAnsi="Times New Roman"/>
                                  </w:rPr>
                                  <w:t>7</w:t>
                                </w:r>
                                <w:r w:rsidRPr="00C76F7A">
                                  <w:rPr>
                                    <w:rFonts w:ascii="Times New Roman" w:hAnsi="Times New Roman"/>
                                  </w:rPr>
                                  <w:t xml:space="preserve"> kips</w:t>
                                </w:r>
                              </w:p>
                            </w:txbxContent>
                          </wps:txbx>
                          <wps:bodyPr rot="0" vert="horz" wrap="square" lIns="91440" tIns="45720" rIns="91440" bIns="45720" anchor="t" anchorCtr="0">
                            <a:noAutofit/>
                          </wps:bodyPr>
                        </wps:wsp>
                        <wps:wsp>
                          <wps:cNvPr id="70" name="Text Box 2"/>
                          <wps:cNvSpPr txBox="1">
                            <a:spLocks noChangeArrowheads="1"/>
                          </wps:cNvSpPr>
                          <wps:spPr bwMode="auto">
                            <a:xfrm>
                              <a:off x="2324779" y="11533"/>
                              <a:ext cx="603032" cy="262255"/>
                            </a:xfrm>
                            <a:prstGeom prst="rect">
                              <a:avLst/>
                            </a:prstGeom>
                            <a:grpFill/>
                            <a:ln w="9525">
                              <a:noFill/>
                              <a:miter lim="800000"/>
                              <a:headEnd/>
                              <a:tailEnd/>
                            </a:ln>
                          </wps:spPr>
                          <wps:txbx>
                            <w:txbxContent>
                              <w:p w14:paraId="4121B185" w14:textId="77777777" w:rsidR="005C186C" w:rsidRPr="00C76F7A" w:rsidRDefault="005C186C" w:rsidP="001C7082">
                                <w:pPr>
                                  <w:rPr>
                                    <w:rFonts w:ascii="Times New Roman" w:hAnsi="Times New Roman"/>
                                  </w:rPr>
                                </w:pPr>
                                <w:r w:rsidRPr="00C76F7A">
                                  <w:rPr>
                                    <w:rFonts w:ascii="Times New Roman" w:hAnsi="Times New Roman"/>
                                  </w:rPr>
                                  <w:t>1</w:t>
                                </w:r>
                                <w:r>
                                  <w:rPr>
                                    <w:rFonts w:ascii="Times New Roman" w:hAnsi="Times New Roman"/>
                                  </w:rPr>
                                  <w:t>7</w:t>
                                </w:r>
                                <w:r w:rsidRPr="00C76F7A">
                                  <w:rPr>
                                    <w:rFonts w:ascii="Times New Roman" w:hAnsi="Times New Roman"/>
                                  </w:rPr>
                                  <w:t xml:space="preserve"> kips</w:t>
                                </w:r>
                              </w:p>
                            </w:txbxContent>
                          </wps:txbx>
                          <wps:bodyPr rot="0" vert="horz" wrap="square" lIns="91440" tIns="45720" rIns="91440" bIns="45720" anchor="t" anchorCtr="0">
                            <a:noAutofit/>
                          </wps:bodyPr>
                        </wps:wsp>
                        <wps:wsp>
                          <wps:cNvPr id="71" name="Text Box 2"/>
                          <wps:cNvSpPr txBox="1">
                            <a:spLocks noChangeArrowheads="1"/>
                          </wps:cNvSpPr>
                          <wps:spPr bwMode="auto">
                            <a:xfrm>
                              <a:off x="2904532" y="11533"/>
                              <a:ext cx="603072" cy="262255"/>
                            </a:xfrm>
                            <a:prstGeom prst="rect">
                              <a:avLst/>
                            </a:prstGeom>
                            <a:grpFill/>
                            <a:ln w="9525">
                              <a:noFill/>
                              <a:miter lim="800000"/>
                              <a:headEnd/>
                              <a:tailEnd/>
                            </a:ln>
                          </wps:spPr>
                          <wps:txbx>
                            <w:txbxContent>
                              <w:p w14:paraId="679E1C40" w14:textId="77777777" w:rsidR="005C186C" w:rsidRPr="00C76F7A" w:rsidRDefault="005C186C" w:rsidP="001C7082">
                                <w:pPr>
                                  <w:rPr>
                                    <w:rFonts w:ascii="Times New Roman" w:hAnsi="Times New Roman"/>
                                  </w:rPr>
                                </w:pPr>
                                <w:r w:rsidRPr="00C76F7A">
                                  <w:rPr>
                                    <w:rFonts w:ascii="Times New Roman" w:hAnsi="Times New Roman"/>
                                  </w:rPr>
                                  <w:t>1</w:t>
                                </w:r>
                                <w:r>
                                  <w:rPr>
                                    <w:rFonts w:ascii="Times New Roman" w:hAnsi="Times New Roman"/>
                                  </w:rPr>
                                  <w:t>7</w:t>
                                </w:r>
                                <w:r w:rsidRPr="00C76F7A">
                                  <w:rPr>
                                    <w:rFonts w:ascii="Times New Roman" w:hAnsi="Times New Roman"/>
                                  </w:rPr>
                                  <w:t xml:space="preserve"> kips</w:t>
                                </w:r>
                              </w:p>
                            </w:txbxContent>
                          </wps:txbx>
                          <wps:bodyPr rot="0" vert="horz" wrap="square" lIns="91440" tIns="45720" rIns="91440" bIns="45720" anchor="t" anchorCtr="0">
                            <a:noAutofit/>
                          </wps:bodyPr>
                        </wps:wsp>
                      </wpg:grpSp>
                      <pic:pic xmlns:pic="http://schemas.openxmlformats.org/drawingml/2006/picture">
                        <pic:nvPicPr>
                          <pic:cNvPr id="449" name="Picture 449"/>
                          <pic:cNvPicPr>
                            <a:picLocks noChangeAspect="1"/>
                          </pic:cNvPicPr>
                        </pic:nvPicPr>
                        <pic:blipFill rotWithShape="1">
                          <a:blip r:embed="rId24">
                            <a:extLst>
                              <a:ext uri="{28A0092B-C50C-407E-A947-70E740481C1C}">
                                <a14:useLocalDpi xmlns:a14="http://schemas.microsoft.com/office/drawing/2010/main" val="0"/>
                              </a:ext>
                            </a:extLst>
                          </a:blip>
                          <a:srcRect t="13861"/>
                          <a:stretch/>
                        </pic:blipFill>
                        <pic:spPr bwMode="auto">
                          <a:xfrm>
                            <a:off x="23132" y="317046"/>
                            <a:ext cx="3371850" cy="82867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id="Group 57" o:spid="_x0000_s1031" style="width:276.2pt;height:90.2pt;mso-position-horizontal-relative:char;mso-position-vertical-relative:line" coordsize="35077,11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">
                <v:group id="Group 72" o:spid="_x0000_s1032" style="position:absolute;width:35077;height:2736" coordsize="35076,2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Text Box 2" o:spid="_x0000_s1033" type="#_x0000_t202" style="position:absolute;width:6115;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5AACA5FE" w14:textId="77777777" w:rsidR="005C186C" w:rsidRPr="00C76F7A" w:rsidRDefault="005C186C" w:rsidP="001C7082">
                          <w:pPr>
                            <w:rPr>
                              <w:rFonts w:ascii="Times New Roman" w:hAnsi="Times New Roman"/>
                            </w:rPr>
                          </w:pPr>
                          <w:r w:rsidRPr="00C76F7A">
                            <w:rPr>
                              <w:rFonts w:ascii="Times New Roman" w:hAnsi="Times New Roman"/>
                            </w:rPr>
                            <w:t>12 kips</w:t>
                          </w:r>
                        </w:p>
                      </w:txbxContent>
                    </v:textbox>
                  </v:shape>
                  <v:shape id="Text Box 2" o:spid="_x0000_s1034" type="#_x0000_t202" style="position:absolute;left:7268;width:6202;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8MMA&#10;AADbAAAADwAAAGRycy9kb3ducmV2LnhtbESPQWvCQBSE74L/YXlCb7prsVZTV5FKoSfFVAVvj+wz&#10;Cc2+DdmtSf+9Kwgeh5n5hlmsOluJKzW+dKxhPFIgiDNnSs41HH6+hjMQPiAbrByThn/ysFr2ewtM&#10;jGt5T9c05CJC2CeooQihTqT0WUEW/cjVxNG7uMZiiLLJpWmwjXBbyVelptJiyXGhwJo+C8p+0z+r&#10;4bi9nE8Ttcs39q1uXack27nU+mXQrT9ABOrCM/xofxsN03e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8+8MMAAADbAAAADwAAAAAAAAAAAAAAAACYAgAAZHJzL2Rv&#10;d25yZXYueG1sUEsFBgAAAAAEAAQA9QAAAIgDAAAAAA==&#10;" filled="f" stroked="f">
                    <v:textbox>
                      <w:txbxContent>
                        <w:p w14:paraId="503A1BB8" w14:textId="77777777" w:rsidR="005C186C" w:rsidRPr="00C76F7A" w:rsidRDefault="005C186C" w:rsidP="001C7082">
                          <w:pPr>
                            <w:rPr>
                              <w:rFonts w:ascii="Times New Roman" w:hAnsi="Times New Roman"/>
                            </w:rPr>
                          </w:pPr>
                          <w:r w:rsidRPr="00C76F7A">
                            <w:rPr>
                              <w:rFonts w:ascii="Times New Roman" w:hAnsi="Times New Roman"/>
                            </w:rPr>
                            <w:t>1</w:t>
                          </w:r>
                          <w:r>
                            <w:rPr>
                              <w:rFonts w:ascii="Times New Roman" w:hAnsi="Times New Roman"/>
                            </w:rPr>
                            <w:t>7</w:t>
                          </w:r>
                          <w:r w:rsidRPr="00C76F7A">
                            <w:rPr>
                              <w:rFonts w:ascii="Times New Roman" w:hAnsi="Times New Roman"/>
                            </w:rPr>
                            <w:t xml:space="preserve"> kips</w:t>
                          </w:r>
                        </w:p>
                      </w:txbxContent>
                    </v:textbox>
                  </v:shape>
                  <v:shape id="Text Box 2" o:spid="_x0000_s1035" type="#_x0000_t202" style="position:absolute;left:12575;width:6087;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14:paraId="04469967" w14:textId="77777777" w:rsidR="005C186C" w:rsidRPr="00C76F7A" w:rsidRDefault="005C186C" w:rsidP="001C7082">
                          <w:pPr>
                            <w:rPr>
                              <w:rFonts w:ascii="Times New Roman" w:hAnsi="Times New Roman"/>
                            </w:rPr>
                          </w:pPr>
                          <w:r w:rsidRPr="00C76F7A">
                            <w:rPr>
                              <w:rFonts w:ascii="Times New Roman" w:hAnsi="Times New Roman"/>
                            </w:rPr>
                            <w:t>1</w:t>
                          </w:r>
                          <w:r>
                            <w:rPr>
                              <w:rFonts w:ascii="Times New Roman" w:hAnsi="Times New Roman"/>
                            </w:rPr>
                            <w:t>7</w:t>
                          </w:r>
                          <w:r w:rsidRPr="00C76F7A">
                            <w:rPr>
                              <w:rFonts w:ascii="Times New Roman" w:hAnsi="Times New Roman"/>
                            </w:rPr>
                            <w:t xml:space="preserve"> kips</w:t>
                          </w:r>
                        </w:p>
                      </w:txbxContent>
                    </v:textbox>
                  </v:shape>
                  <v:shape id="Text Box 2" o:spid="_x0000_s1036" type="#_x0000_t202" style="position:absolute;left:23247;top:115;width:6031;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14:paraId="4121B185" w14:textId="77777777" w:rsidR="005C186C" w:rsidRPr="00C76F7A" w:rsidRDefault="005C186C" w:rsidP="001C7082">
                          <w:pPr>
                            <w:rPr>
                              <w:rFonts w:ascii="Times New Roman" w:hAnsi="Times New Roman"/>
                            </w:rPr>
                          </w:pPr>
                          <w:r w:rsidRPr="00C76F7A">
                            <w:rPr>
                              <w:rFonts w:ascii="Times New Roman" w:hAnsi="Times New Roman"/>
                            </w:rPr>
                            <w:t>1</w:t>
                          </w:r>
                          <w:r>
                            <w:rPr>
                              <w:rFonts w:ascii="Times New Roman" w:hAnsi="Times New Roman"/>
                            </w:rPr>
                            <w:t>7</w:t>
                          </w:r>
                          <w:r w:rsidRPr="00C76F7A">
                            <w:rPr>
                              <w:rFonts w:ascii="Times New Roman" w:hAnsi="Times New Roman"/>
                            </w:rPr>
                            <w:t xml:space="preserve"> kips</w:t>
                          </w:r>
                        </w:p>
                      </w:txbxContent>
                    </v:textbox>
                  </v:shape>
                  <v:shape id="Text Box 2" o:spid="_x0000_s1037" type="#_x0000_t202" style="position:absolute;left:29045;top:115;width:6031;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14:paraId="679E1C40" w14:textId="77777777" w:rsidR="005C186C" w:rsidRPr="00C76F7A" w:rsidRDefault="005C186C" w:rsidP="001C7082">
                          <w:pPr>
                            <w:rPr>
                              <w:rFonts w:ascii="Times New Roman" w:hAnsi="Times New Roman"/>
                            </w:rPr>
                          </w:pPr>
                          <w:r w:rsidRPr="00C76F7A">
                            <w:rPr>
                              <w:rFonts w:ascii="Times New Roman" w:hAnsi="Times New Roman"/>
                            </w:rPr>
                            <w:t>1</w:t>
                          </w:r>
                          <w:r>
                            <w:rPr>
                              <w:rFonts w:ascii="Times New Roman" w:hAnsi="Times New Roman"/>
                            </w:rPr>
                            <w:t>7</w:t>
                          </w:r>
                          <w:r w:rsidRPr="00C76F7A">
                            <w:rPr>
                              <w:rFonts w:ascii="Times New Roman" w:hAnsi="Times New Roman"/>
                            </w:rPr>
                            <w:t xml:space="preserve"> kips</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9" o:spid="_x0000_s1038" type="#_x0000_t75" style="position:absolute;left:231;top:3170;width:33718;height:8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QTPXFAAAA3AAAAA8AAABkcnMvZG93bnJldi54bWxEj09rAjEUxO+FfofwCr3VbBeRdjWKVQTp&#10;rbZUvD2S52Zx87Js0v3TT98IQo/DzPyGWawGV4uO2lB5VvA8yUAQa28qLhV8fe6eXkCEiGyw9kwK&#10;RgqwWt7fLbAwvucP6g6xFAnCoUAFNsamkDJoSw7DxDfEyTv71mFMsi2labFPcFfLPMtm0mHFacFi&#10;QxtL+nL4cQry8TvXo97z22/f7eyR37fyNFPq8WFYz0FEGuJ/+NbeGwXT6Stcz6Qj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EEz1xQAAANwAAAAPAAAAAAAAAAAAAAAA&#10;AJ8CAABkcnMvZG93bnJldi54bWxQSwUGAAAAAAQABAD3AAAAkQMAAAAA&#10;">
                  <v:imagedata r:id="rId25" o:title="" croptop="9084f"/>
                  <v:path arrowok="t"/>
                </v:shape>
                <w10:anchorlock/>
              </v:group>
            </w:pict>
          </mc:Fallback>
        </mc:AlternateContent>
      </w:r>
    </w:p>
    <w:p w14:paraId="206BB057" w14:textId="2F7834BE" w:rsidR="001C7082" w:rsidRPr="001E01CD" w:rsidRDefault="0046268F" w:rsidP="0046268F">
      <w:pPr>
        <w:pStyle w:val="Caption"/>
        <w:jc w:val="left"/>
      </w:pPr>
      <w:bookmarkStart w:id="186" w:name="_Ref469497216"/>
      <w:bookmarkStart w:id="187" w:name="_Toc469555962"/>
      <w:r w:rsidRPr="001E01CD">
        <w:t xml:space="preserve">Figure </w:t>
      </w:r>
      <w:fldSimple w:instr=" SEQ Figure \* ARABIC ">
        <w:r w:rsidR="00DF160C" w:rsidRPr="001E01CD">
          <w:rPr>
            <w:noProof/>
          </w:rPr>
          <w:t>8</w:t>
        </w:r>
      </w:fldSimple>
      <w:bookmarkEnd w:id="186"/>
      <w:r w:rsidRPr="001E01CD">
        <w:t>. Type 3S2 NJDOT Legal Truck.</w:t>
      </w:r>
      <w:bookmarkEnd w:id="187"/>
    </w:p>
    <w:p w14:paraId="4232BD47" w14:textId="77777777" w:rsidR="00594863" w:rsidRPr="001E01CD" w:rsidRDefault="00594863" w:rsidP="00CC43C5"/>
    <w:p w14:paraId="09B05960" w14:textId="77777777" w:rsidR="001C7082" w:rsidRPr="001E01CD" w:rsidRDefault="001C7082" w:rsidP="00CC43C5">
      <w:pPr>
        <w:pStyle w:val="Heading4"/>
      </w:pPr>
      <w:r w:rsidRPr="001E01CD">
        <w:t>Type 3-3</w:t>
      </w:r>
    </w:p>
    <w:p w14:paraId="5AB67D10" w14:textId="2EFCEB98" w:rsidR="00594863" w:rsidRPr="001E01CD" w:rsidRDefault="00681AEF" w:rsidP="00CC43C5">
      <w:r w:rsidRPr="001E01CD">
        <w:t xml:space="preserve">The load configuration defined in Strand7 for </w:t>
      </w:r>
      <w:r w:rsidR="00594863" w:rsidRPr="001E01CD">
        <w:t xml:space="preserve">LRFR </w:t>
      </w:r>
      <w:r w:rsidRPr="001E01CD">
        <w:t xml:space="preserve">Type 3-3 Legal Load is shown in </w:t>
      </w:r>
      <w:r w:rsidR="0046268F" w:rsidRPr="001E01CD">
        <w:fldChar w:fldCharType="begin"/>
      </w:r>
      <w:r w:rsidR="0046268F" w:rsidRPr="001E01CD">
        <w:instrText xml:space="preserve"> REF _Ref469497229 \h </w:instrText>
      </w:r>
      <w:r w:rsidR="001E01CD">
        <w:instrText xml:space="preserve"> \* MERGEFORMAT </w:instrText>
      </w:r>
      <w:r w:rsidR="0046268F" w:rsidRPr="001E01CD">
        <w:fldChar w:fldCharType="separate"/>
      </w:r>
      <w:r w:rsidR="0046268F" w:rsidRPr="001E01CD">
        <w:t xml:space="preserve">Figure </w:t>
      </w:r>
      <w:r w:rsidR="0046268F" w:rsidRPr="001E01CD">
        <w:rPr>
          <w:noProof/>
        </w:rPr>
        <w:t>9</w:t>
      </w:r>
      <w:r w:rsidR="0046268F" w:rsidRPr="001E01CD">
        <w:fldChar w:fldCharType="end"/>
      </w:r>
      <w:r w:rsidRPr="001E01CD">
        <w:t xml:space="preserve"> below</w:t>
      </w:r>
      <w:r w:rsidR="00594863" w:rsidRPr="001E01CD">
        <w:t xml:space="preserve"> (without the applied impact factor)</w:t>
      </w:r>
      <w:r w:rsidRPr="001E01CD">
        <w:t>. The axle loads for LRFR Type 3-3 with applied impact factor are</w:t>
      </w:r>
      <w:r w:rsidRPr="001E01CD" w:rsidDel="00681AEF">
        <w:t xml:space="preserve"> </w:t>
      </w:r>
      <w:r w:rsidR="001C7082" w:rsidRPr="001E01CD">
        <w:t xml:space="preserve">15.96K, 15.96K, 15.96K, 21.28K, 18.62K and 18.62K. </w:t>
      </w:r>
    </w:p>
    <w:p w14:paraId="4A5A25DD" w14:textId="77777777" w:rsidR="0046268F" w:rsidRPr="001E01CD" w:rsidRDefault="0046268F" w:rsidP="00CC43C5"/>
    <w:p w14:paraId="0EBB1D40" w14:textId="77777777" w:rsidR="0046268F" w:rsidRPr="001E01CD" w:rsidRDefault="001C7082" w:rsidP="0046268F">
      <w:pPr>
        <w:keepNext/>
      </w:pPr>
      <w:r w:rsidRPr="001E01CD">
        <w:rPr>
          <w:noProof/>
        </w:rPr>
        <w:drawing>
          <wp:inline distT="0" distB="0" distL="0" distR="0" wp14:anchorId="6094F2CE" wp14:editId="2A555DDA">
            <wp:extent cx="4410075" cy="962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0075" cy="962025"/>
                    </a:xfrm>
                    <a:prstGeom prst="rect">
                      <a:avLst/>
                    </a:prstGeom>
                    <a:noFill/>
                    <a:ln>
                      <a:noFill/>
                    </a:ln>
                  </pic:spPr>
                </pic:pic>
              </a:graphicData>
            </a:graphic>
          </wp:inline>
        </w:drawing>
      </w:r>
    </w:p>
    <w:p w14:paraId="300C4E97" w14:textId="3BA07B8A" w:rsidR="001C7082" w:rsidRPr="001E01CD" w:rsidRDefault="0046268F" w:rsidP="0046268F">
      <w:pPr>
        <w:pStyle w:val="Caption"/>
        <w:jc w:val="left"/>
      </w:pPr>
      <w:bookmarkStart w:id="188" w:name="_Ref469497229"/>
      <w:bookmarkStart w:id="189" w:name="_Toc469555963"/>
      <w:r w:rsidRPr="001E01CD">
        <w:t xml:space="preserve">Figure </w:t>
      </w:r>
      <w:fldSimple w:instr=" SEQ Figure \* ARABIC ">
        <w:r w:rsidR="00DF160C" w:rsidRPr="001E01CD">
          <w:rPr>
            <w:noProof/>
          </w:rPr>
          <w:t>9</w:t>
        </w:r>
      </w:fldSimple>
      <w:bookmarkEnd w:id="188"/>
      <w:r w:rsidRPr="001E01CD">
        <w:t>. Type 3-3 AASHTO Legal Truck defined in AASHTO Manual for Bridge Evaluation.</w:t>
      </w:r>
      <w:bookmarkEnd w:id="189"/>
    </w:p>
    <w:p w14:paraId="5F17037E" w14:textId="77777777" w:rsidR="00594863" w:rsidRPr="001E01CD" w:rsidRDefault="00594863" w:rsidP="00CC43C5"/>
    <w:p w14:paraId="4C9C48CC" w14:textId="77777777" w:rsidR="001C7082" w:rsidRPr="001E01CD" w:rsidRDefault="001C7082" w:rsidP="00CC43C5">
      <w:pPr>
        <w:pStyle w:val="Heading4"/>
      </w:pPr>
      <w:r w:rsidRPr="001E01CD">
        <w:t>Type 3-3 75% (For multiple-span continuous only)</w:t>
      </w:r>
    </w:p>
    <w:p w14:paraId="0642372F" w14:textId="37E6F6D8" w:rsidR="00CE72EA" w:rsidRPr="001E01CD" w:rsidRDefault="00681AEF" w:rsidP="00CC43C5">
      <w:r w:rsidRPr="001E01CD">
        <w:t xml:space="preserve">The load configuration defined in Strand7 for </w:t>
      </w:r>
      <w:r w:rsidR="00594863" w:rsidRPr="001E01CD">
        <w:t xml:space="preserve">LRFR </w:t>
      </w:r>
      <w:r w:rsidRPr="001E01CD">
        <w:t xml:space="preserve">Type 3-3 75% Legal Load is shown in </w:t>
      </w:r>
      <w:r w:rsidR="0046268F" w:rsidRPr="001E01CD">
        <w:fldChar w:fldCharType="begin"/>
      </w:r>
      <w:r w:rsidR="0046268F" w:rsidRPr="001E01CD">
        <w:instrText xml:space="preserve"> REF _Ref469497247 \h </w:instrText>
      </w:r>
      <w:r w:rsidR="001E01CD">
        <w:instrText xml:space="preserve"> \* MERGEFORMAT </w:instrText>
      </w:r>
      <w:r w:rsidR="0046268F" w:rsidRPr="001E01CD">
        <w:fldChar w:fldCharType="separate"/>
      </w:r>
      <w:r w:rsidR="0046268F" w:rsidRPr="001E01CD">
        <w:t xml:space="preserve">Figure </w:t>
      </w:r>
      <w:r w:rsidR="0046268F" w:rsidRPr="001E01CD">
        <w:rPr>
          <w:noProof/>
        </w:rPr>
        <w:t>10</w:t>
      </w:r>
      <w:r w:rsidR="0046268F" w:rsidRPr="001E01CD">
        <w:fldChar w:fldCharType="end"/>
      </w:r>
      <w:r w:rsidRPr="001E01CD">
        <w:t xml:space="preserve"> below</w:t>
      </w:r>
      <w:r w:rsidR="00594863" w:rsidRPr="001E01CD">
        <w:t xml:space="preserve"> (without the applied impact factor)</w:t>
      </w:r>
      <w:r w:rsidRPr="001E01CD">
        <w:t>. The axle loads for LRFR Type 3-3 75% with applied impact factor are</w:t>
      </w:r>
      <w:r w:rsidRPr="001E01CD" w:rsidDel="00681AEF">
        <w:t xml:space="preserve"> </w:t>
      </w:r>
      <w:r w:rsidRPr="001E01CD">
        <w:t xml:space="preserve">11.97K, 11.97K, 11.97K, 15.96K, 13.96K and 13.96K. </w:t>
      </w:r>
    </w:p>
    <w:p w14:paraId="32CAA973" w14:textId="77777777" w:rsidR="0046268F" w:rsidRPr="001E01CD" w:rsidRDefault="0046268F" w:rsidP="00CC43C5"/>
    <w:p w14:paraId="2D42EB65" w14:textId="77777777" w:rsidR="0046268F" w:rsidRPr="001E01CD" w:rsidRDefault="001C7082" w:rsidP="0046268F">
      <w:pPr>
        <w:keepNext/>
      </w:pPr>
      <w:r w:rsidRPr="001E01CD">
        <w:rPr>
          <w:noProof/>
        </w:rPr>
        <w:lastRenderedPageBreak/>
        <w:drawing>
          <wp:inline distT="0" distB="0" distL="0" distR="0" wp14:anchorId="53C33830" wp14:editId="27FE3C0E">
            <wp:extent cx="4695825" cy="1876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5825" cy="1876425"/>
                    </a:xfrm>
                    <a:prstGeom prst="rect">
                      <a:avLst/>
                    </a:prstGeom>
                    <a:noFill/>
                    <a:ln>
                      <a:noFill/>
                    </a:ln>
                  </pic:spPr>
                </pic:pic>
              </a:graphicData>
            </a:graphic>
          </wp:inline>
        </w:drawing>
      </w:r>
    </w:p>
    <w:p w14:paraId="298ADBE9" w14:textId="3E5F03D0" w:rsidR="001C7082" w:rsidRPr="001E01CD" w:rsidRDefault="0046268F" w:rsidP="0046268F">
      <w:pPr>
        <w:pStyle w:val="Caption"/>
        <w:jc w:val="left"/>
      </w:pPr>
      <w:bookmarkStart w:id="190" w:name="_Ref469497247"/>
      <w:bookmarkStart w:id="191" w:name="_Toc469555964"/>
      <w:r w:rsidRPr="001E01CD">
        <w:t xml:space="preserve">Figure </w:t>
      </w:r>
      <w:fldSimple w:instr=" SEQ Figure \* ARABIC ">
        <w:r w:rsidR="00DF160C" w:rsidRPr="001E01CD">
          <w:rPr>
            <w:noProof/>
          </w:rPr>
          <w:t>10</w:t>
        </w:r>
      </w:fldSimple>
      <w:bookmarkEnd w:id="190"/>
      <w:r w:rsidRPr="001E01CD">
        <w:t>. Type 3-3 75% defined in AASHTO Manual for Bridge Evaluation.</w:t>
      </w:r>
      <w:bookmarkEnd w:id="191"/>
    </w:p>
    <w:p w14:paraId="0F005F59" w14:textId="77777777" w:rsidR="00594863" w:rsidRPr="001E01CD" w:rsidRDefault="00594863" w:rsidP="00CC43C5">
      <w:pPr>
        <w:ind w:left="90"/>
      </w:pPr>
    </w:p>
    <w:p w14:paraId="0C6A0D2B" w14:textId="77777777" w:rsidR="001C7082" w:rsidRPr="001E01CD" w:rsidRDefault="001C7082" w:rsidP="00CC43C5">
      <w:pPr>
        <w:pStyle w:val="Heading4"/>
      </w:pPr>
      <w:r w:rsidRPr="001E01CD">
        <w:t>SU4</w:t>
      </w:r>
    </w:p>
    <w:p w14:paraId="577D1D59" w14:textId="32988107" w:rsidR="00970C91" w:rsidRPr="001E01CD" w:rsidRDefault="00681AEF" w:rsidP="00CC43C5">
      <w:r w:rsidRPr="001E01CD">
        <w:t xml:space="preserve">The load configuration defined in Strand7 for </w:t>
      </w:r>
      <w:r w:rsidR="00594863" w:rsidRPr="001E01CD">
        <w:t xml:space="preserve">LRFR </w:t>
      </w:r>
      <w:r w:rsidRPr="001E01CD">
        <w:t xml:space="preserve">SU4 Legal Load is shown in </w:t>
      </w:r>
      <w:r w:rsidR="0046268F" w:rsidRPr="001E01CD">
        <w:fldChar w:fldCharType="begin"/>
      </w:r>
      <w:r w:rsidR="0046268F" w:rsidRPr="001E01CD">
        <w:instrText xml:space="preserve"> REF _Ref469497261 \h </w:instrText>
      </w:r>
      <w:r w:rsidR="001E01CD">
        <w:instrText xml:space="preserve"> \* MERGEFORMAT </w:instrText>
      </w:r>
      <w:r w:rsidR="0046268F" w:rsidRPr="001E01CD">
        <w:fldChar w:fldCharType="separate"/>
      </w:r>
      <w:r w:rsidR="0046268F" w:rsidRPr="001E01CD">
        <w:t xml:space="preserve">Figure </w:t>
      </w:r>
      <w:r w:rsidR="0046268F" w:rsidRPr="001E01CD">
        <w:rPr>
          <w:noProof/>
        </w:rPr>
        <w:t>11</w:t>
      </w:r>
      <w:r w:rsidR="0046268F" w:rsidRPr="001E01CD">
        <w:fldChar w:fldCharType="end"/>
      </w:r>
      <w:r w:rsidRPr="001E01CD">
        <w:t xml:space="preserve"> below</w:t>
      </w:r>
      <w:r w:rsidR="00594863" w:rsidRPr="001E01CD">
        <w:t xml:space="preserve"> (without the applied impact factor)</w:t>
      </w:r>
      <w:r w:rsidRPr="001E01CD">
        <w:t>. The axle loads for LRFR SU4 with applied impact factor are</w:t>
      </w:r>
      <w:r w:rsidRPr="001E01CD" w:rsidDel="00681AEF">
        <w:t xml:space="preserve"> </w:t>
      </w:r>
      <w:r w:rsidRPr="001E01CD">
        <w:t xml:space="preserve">15.96K, 10.64K, 21.61K and 21.61K. </w:t>
      </w:r>
    </w:p>
    <w:p w14:paraId="66B882ED" w14:textId="77777777" w:rsidR="0046268F" w:rsidRPr="001E01CD" w:rsidRDefault="0046268F" w:rsidP="00CC43C5"/>
    <w:p w14:paraId="7ADB3610" w14:textId="77777777" w:rsidR="0046268F" w:rsidRPr="001E01CD" w:rsidRDefault="001C7082" w:rsidP="0046268F">
      <w:pPr>
        <w:keepNext/>
      </w:pPr>
      <w:r w:rsidRPr="001E01CD">
        <w:rPr>
          <w:noProof/>
        </w:rPr>
        <w:drawing>
          <wp:inline distT="0" distB="0" distL="0" distR="0" wp14:anchorId="1863E3AC" wp14:editId="5F529FFA">
            <wp:extent cx="3733800" cy="809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b="78610"/>
                    <a:stretch>
                      <a:fillRect/>
                    </a:stretch>
                  </pic:blipFill>
                  <pic:spPr bwMode="auto">
                    <a:xfrm>
                      <a:off x="0" y="0"/>
                      <a:ext cx="3733800" cy="809625"/>
                    </a:xfrm>
                    <a:prstGeom prst="rect">
                      <a:avLst/>
                    </a:prstGeom>
                    <a:noFill/>
                    <a:ln>
                      <a:noFill/>
                    </a:ln>
                  </pic:spPr>
                </pic:pic>
              </a:graphicData>
            </a:graphic>
          </wp:inline>
        </w:drawing>
      </w:r>
    </w:p>
    <w:p w14:paraId="08EF9945" w14:textId="747588D6" w:rsidR="001C7082" w:rsidRPr="001E01CD" w:rsidRDefault="0046268F" w:rsidP="0046268F">
      <w:pPr>
        <w:pStyle w:val="Caption"/>
        <w:jc w:val="left"/>
      </w:pPr>
      <w:bookmarkStart w:id="192" w:name="_Ref469497261"/>
      <w:bookmarkStart w:id="193" w:name="_Toc469555965"/>
      <w:r w:rsidRPr="001E01CD">
        <w:t xml:space="preserve">Figure </w:t>
      </w:r>
      <w:fldSimple w:instr=" SEQ Figure \* ARABIC ">
        <w:r w:rsidR="00DF160C" w:rsidRPr="001E01CD">
          <w:rPr>
            <w:noProof/>
          </w:rPr>
          <w:t>11</w:t>
        </w:r>
      </w:fldSimple>
      <w:bookmarkEnd w:id="192"/>
      <w:r w:rsidRPr="001E01CD">
        <w:t>. SU4 Truck defined in AASHTO Manual for Bridge Evaluation.</w:t>
      </w:r>
      <w:bookmarkEnd w:id="193"/>
    </w:p>
    <w:p w14:paraId="408425F0" w14:textId="11E9F6D3" w:rsidR="00594863" w:rsidRPr="001E01CD" w:rsidRDefault="00594863" w:rsidP="00CC43C5"/>
    <w:p w14:paraId="6E070BC5" w14:textId="77777777" w:rsidR="001C7082" w:rsidRPr="001E01CD" w:rsidRDefault="001C7082" w:rsidP="00CC43C5">
      <w:pPr>
        <w:pStyle w:val="Heading4"/>
      </w:pPr>
      <w:r w:rsidRPr="001E01CD">
        <w:t>SU5</w:t>
      </w:r>
    </w:p>
    <w:p w14:paraId="1A422584" w14:textId="1F9ACB1A" w:rsidR="00970C91" w:rsidRPr="001E01CD" w:rsidRDefault="00681AEF" w:rsidP="00CC43C5">
      <w:r w:rsidRPr="001E01CD">
        <w:t xml:space="preserve">The load configuration defined in Strand7 for </w:t>
      </w:r>
      <w:r w:rsidR="00594863" w:rsidRPr="001E01CD">
        <w:t xml:space="preserve">LRFR </w:t>
      </w:r>
      <w:r w:rsidRPr="001E01CD">
        <w:t xml:space="preserve">SU5 Legal Load is shown in </w:t>
      </w:r>
      <w:r w:rsidR="0046268F" w:rsidRPr="001E01CD">
        <w:fldChar w:fldCharType="begin"/>
      </w:r>
      <w:r w:rsidR="0046268F" w:rsidRPr="001E01CD">
        <w:instrText xml:space="preserve"> REF _Ref469497272 \h </w:instrText>
      </w:r>
      <w:r w:rsidR="001E01CD">
        <w:instrText xml:space="preserve"> \* MERGEFORMAT </w:instrText>
      </w:r>
      <w:r w:rsidR="0046268F" w:rsidRPr="001E01CD">
        <w:fldChar w:fldCharType="separate"/>
      </w:r>
      <w:r w:rsidR="0046268F" w:rsidRPr="001E01CD">
        <w:t xml:space="preserve">Figure </w:t>
      </w:r>
      <w:r w:rsidR="0046268F" w:rsidRPr="001E01CD">
        <w:rPr>
          <w:noProof/>
        </w:rPr>
        <w:t>12</w:t>
      </w:r>
      <w:r w:rsidR="0046268F" w:rsidRPr="001E01CD">
        <w:fldChar w:fldCharType="end"/>
      </w:r>
      <w:r w:rsidRPr="001E01CD">
        <w:t xml:space="preserve"> below</w:t>
      </w:r>
      <w:r w:rsidR="00594863" w:rsidRPr="001E01CD">
        <w:t xml:space="preserve"> (without the applied impact factor)</w:t>
      </w:r>
      <w:r w:rsidRPr="001E01CD">
        <w:t>. The axle loads for LRFR SU5 with applied impact factor are</w:t>
      </w:r>
      <w:r w:rsidRPr="001E01CD" w:rsidDel="00681AEF">
        <w:t xml:space="preserve"> </w:t>
      </w:r>
      <w:r w:rsidRPr="001E01CD">
        <w:t xml:space="preserve">15.96K, 10.64K, 10.64K, 21.61K and 21.61K. </w:t>
      </w:r>
    </w:p>
    <w:p w14:paraId="0C260619" w14:textId="77777777" w:rsidR="00594863" w:rsidRPr="001E01CD" w:rsidRDefault="00594863" w:rsidP="00CC43C5"/>
    <w:p w14:paraId="5D9FF46F" w14:textId="77777777" w:rsidR="0046268F" w:rsidRPr="001E01CD" w:rsidRDefault="001C7082" w:rsidP="0046268F">
      <w:pPr>
        <w:keepNext/>
      </w:pPr>
      <w:r w:rsidRPr="001E01CD">
        <w:rPr>
          <w:noProof/>
        </w:rPr>
        <w:drawing>
          <wp:inline distT="0" distB="0" distL="0" distR="0" wp14:anchorId="741408C6" wp14:editId="70FB991C">
            <wp:extent cx="37338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t="24951" b="54166"/>
                    <a:stretch>
                      <a:fillRect/>
                    </a:stretch>
                  </pic:blipFill>
                  <pic:spPr bwMode="auto">
                    <a:xfrm>
                      <a:off x="0" y="0"/>
                      <a:ext cx="3733800" cy="819150"/>
                    </a:xfrm>
                    <a:prstGeom prst="rect">
                      <a:avLst/>
                    </a:prstGeom>
                    <a:noFill/>
                    <a:ln>
                      <a:noFill/>
                    </a:ln>
                  </pic:spPr>
                </pic:pic>
              </a:graphicData>
            </a:graphic>
          </wp:inline>
        </w:drawing>
      </w:r>
    </w:p>
    <w:p w14:paraId="159C8455" w14:textId="21219247" w:rsidR="001C7082" w:rsidRPr="001E01CD" w:rsidRDefault="0046268F" w:rsidP="0046268F">
      <w:pPr>
        <w:pStyle w:val="Caption"/>
        <w:jc w:val="left"/>
      </w:pPr>
      <w:bookmarkStart w:id="194" w:name="_Toc469555966"/>
      <w:r w:rsidRPr="001E01CD">
        <w:t xml:space="preserve">Figure </w:t>
      </w:r>
      <w:fldSimple w:instr=" SEQ Figure \* ARABIC ">
        <w:r w:rsidR="00DF160C" w:rsidRPr="001E01CD">
          <w:rPr>
            <w:noProof/>
          </w:rPr>
          <w:t>12</w:t>
        </w:r>
      </w:fldSimple>
      <w:r w:rsidRPr="001E01CD">
        <w:t>. SU5 Truck defined in AASHTO Manual for Bridge Evaluation.</w:t>
      </w:r>
      <w:bookmarkEnd w:id="194"/>
    </w:p>
    <w:p w14:paraId="0E4C07EC" w14:textId="205E2814" w:rsidR="00594863" w:rsidRPr="001E01CD" w:rsidRDefault="00594863" w:rsidP="00CC43C5"/>
    <w:p w14:paraId="4CC2DABB" w14:textId="77777777" w:rsidR="001C7082" w:rsidRPr="001E01CD" w:rsidRDefault="001C7082" w:rsidP="00CC43C5">
      <w:pPr>
        <w:pStyle w:val="Heading4"/>
      </w:pPr>
      <w:r w:rsidRPr="001E01CD">
        <w:lastRenderedPageBreak/>
        <w:t>SU6</w:t>
      </w:r>
    </w:p>
    <w:p w14:paraId="67498E81" w14:textId="106E6AF5" w:rsidR="00970C91" w:rsidRPr="001E01CD" w:rsidRDefault="00681AEF" w:rsidP="00CC43C5">
      <w:r w:rsidRPr="001E01CD">
        <w:t xml:space="preserve">The load configuration defined in Strand7 for </w:t>
      </w:r>
      <w:r w:rsidR="00594863" w:rsidRPr="001E01CD">
        <w:t xml:space="preserve">LRFR </w:t>
      </w:r>
      <w:r w:rsidRPr="001E01CD">
        <w:t xml:space="preserve">SU6 Legal Load is shown in </w:t>
      </w:r>
      <w:r w:rsidR="00E96E0D" w:rsidRPr="001E01CD">
        <w:fldChar w:fldCharType="begin"/>
      </w:r>
      <w:r w:rsidR="00E96E0D" w:rsidRPr="001E01CD">
        <w:instrText xml:space="preserve"> REF _Ref469497272 \h </w:instrText>
      </w:r>
      <w:r w:rsidR="001E01CD">
        <w:instrText xml:space="preserve"> \* MERGEFORMAT </w:instrText>
      </w:r>
      <w:r w:rsidR="00E96E0D" w:rsidRPr="001E01CD">
        <w:fldChar w:fldCharType="separate"/>
      </w:r>
      <w:r w:rsidR="00E96E0D" w:rsidRPr="001E01CD">
        <w:t xml:space="preserve">Figure </w:t>
      </w:r>
      <w:r w:rsidR="00E96E0D" w:rsidRPr="001E01CD">
        <w:rPr>
          <w:noProof/>
        </w:rPr>
        <w:t>13</w:t>
      </w:r>
      <w:r w:rsidR="00E96E0D" w:rsidRPr="001E01CD">
        <w:fldChar w:fldCharType="end"/>
      </w:r>
      <w:r w:rsidRPr="001E01CD">
        <w:t xml:space="preserve"> below</w:t>
      </w:r>
      <w:r w:rsidR="00594863" w:rsidRPr="001E01CD">
        <w:t xml:space="preserve"> (without the applied impact factor)</w:t>
      </w:r>
      <w:r w:rsidRPr="001E01CD">
        <w:t>. The axle loads for LRFR SU6 with applied impact factor are</w:t>
      </w:r>
      <w:r w:rsidRPr="001E01CD" w:rsidDel="00681AEF">
        <w:t xml:space="preserve"> </w:t>
      </w:r>
      <w:r w:rsidRPr="001E01CD">
        <w:t xml:space="preserve">15.29K, 10.64K, 10.64K, 21.61K, 21.61K and 10.64K. </w:t>
      </w:r>
    </w:p>
    <w:p w14:paraId="2039BA20" w14:textId="77777777" w:rsidR="0046268F" w:rsidRPr="001E01CD" w:rsidRDefault="0046268F" w:rsidP="00CC43C5"/>
    <w:p w14:paraId="0BE43811" w14:textId="77777777" w:rsidR="0046268F" w:rsidRPr="001E01CD" w:rsidRDefault="001C7082" w:rsidP="0046268F">
      <w:pPr>
        <w:keepNext/>
      </w:pPr>
      <w:r w:rsidRPr="001E01CD">
        <w:rPr>
          <w:noProof/>
        </w:rPr>
        <w:drawing>
          <wp:inline distT="0" distB="0" distL="0" distR="0" wp14:anchorId="359FC3F5" wp14:editId="7F2DBA7C">
            <wp:extent cx="3733800" cy="80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t="52278" b="26666"/>
                    <a:stretch>
                      <a:fillRect/>
                    </a:stretch>
                  </pic:blipFill>
                  <pic:spPr bwMode="auto">
                    <a:xfrm>
                      <a:off x="0" y="0"/>
                      <a:ext cx="3733800" cy="809625"/>
                    </a:xfrm>
                    <a:prstGeom prst="rect">
                      <a:avLst/>
                    </a:prstGeom>
                    <a:noFill/>
                    <a:ln>
                      <a:noFill/>
                    </a:ln>
                  </pic:spPr>
                </pic:pic>
              </a:graphicData>
            </a:graphic>
          </wp:inline>
        </w:drawing>
      </w:r>
    </w:p>
    <w:p w14:paraId="50C4A253" w14:textId="3319F28F" w:rsidR="001C7082" w:rsidRPr="001E01CD" w:rsidRDefault="0046268F" w:rsidP="0046268F">
      <w:pPr>
        <w:pStyle w:val="Caption"/>
        <w:jc w:val="left"/>
      </w:pPr>
      <w:bookmarkStart w:id="195" w:name="_Ref469497272"/>
      <w:bookmarkStart w:id="196" w:name="_Toc469555967"/>
      <w:r w:rsidRPr="001E01CD">
        <w:t xml:space="preserve">Figure </w:t>
      </w:r>
      <w:fldSimple w:instr=" SEQ Figure \* ARABIC ">
        <w:r w:rsidR="00DF160C" w:rsidRPr="001E01CD">
          <w:rPr>
            <w:noProof/>
          </w:rPr>
          <w:t>13</w:t>
        </w:r>
      </w:fldSimple>
      <w:bookmarkEnd w:id="195"/>
      <w:r w:rsidRPr="001E01CD">
        <w:t>. SU6 Truck defined in AASHTO Manual for Bridge Evaluation.</w:t>
      </w:r>
      <w:bookmarkEnd w:id="196"/>
    </w:p>
    <w:p w14:paraId="7BF5BAC2" w14:textId="101C1D2E" w:rsidR="00594863" w:rsidRPr="001E01CD" w:rsidRDefault="00594863" w:rsidP="00CC43C5"/>
    <w:p w14:paraId="44F1AE77" w14:textId="77777777" w:rsidR="001C7082" w:rsidRPr="001E01CD" w:rsidRDefault="001C7082" w:rsidP="00CC43C5">
      <w:pPr>
        <w:pStyle w:val="Heading4"/>
      </w:pPr>
      <w:r w:rsidRPr="001E01CD">
        <w:t>SU7</w:t>
      </w:r>
    </w:p>
    <w:p w14:paraId="06BEF7BB" w14:textId="7709E98E" w:rsidR="001C7082" w:rsidRPr="001E01CD" w:rsidRDefault="00342BC7" w:rsidP="00CC43C5">
      <w:r w:rsidRPr="001E01CD">
        <w:t xml:space="preserve">The load configuration defined in Strand7 for </w:t>
      </w:r>
      <w:r w:rsidR="00594863" w:rsidRPr="001E01CD">
        <w:t xml:space="preserve">LRFR </w:t>
      </w:r>
      <w:r w:rsidRPr="001E01CD">
        <w:t xml:space="preserve">SU7 Legal Load is shown in </w:t>
      </w:r>
      <w:r w:rsidR="00E96E0D" w:rsidRPr="001E01CD">
        <w:fldChar w:fldCharType="begin"/>
      </w:r>
      <w:r w:rsidR="00E96E0D" w:rsidRPr="001E01CD">
        <w:instrText xml:space="preserve"> REF _Ref469497337 \h </w:instrText>
      </w:r>
      <w:r w:rsidR="001E01CD">
        <w:instrText xml:space="preserve"> \* MERGEFORMAT </w:instrText>
      </w:r>
      <w:r w:rsidR="00E96E0D" w:rsidRPr="001E01CD">
        <w:fldChar w:fldCharType="separate"/>
      </w:r>
      <w:r w:rsidR="00E96E0D" w:rsidRPr="001E01CD">
        <w:t xml:space="preserve">Figure </w:t>
      </w:r>
      <w:r w:rsidR="00E96E0D" w:rsidRPr="001E01CD">
        <w:rPr>
          <w:noProof/>
        </w:rPr>
        <w:t>14</w:t>
      </w:r>
      <w:r w:rsidR="00E96E0D" w:rsidRPr="001E01CD">
        <w:fldChar w:fldCharType="end"/>
      </w:r>
      <w:r w:rsidRPr="001E01CD">
        <w:t xml:space="preserve"> below</w:t>
      </w:r>
      <w:r w:rsidR="00594863" w:rsidRPr="001E01CD">
        <w:t xml:space="preserve"> (without the applied impact factor. </w:t>
      </w:r>
      <w:r w:rsidRPr="001E01CD">
        <w:t>The axle loads for LRFR SU7 with applied impact factor are</w:t>
      </w:r>
      <w:r w:rsidRPr="001E01CD" w:rsidDel="00681AEF">
        <w:t xml:space="preserve"> </w:t>
      </w:r>
      <w:r w:rsidRPr="001E01CD">
        <w:t xml:space="preserve">15.29K, 10.64K, 10.64K, 21.61K, 21.61K, 10.64K and 10.64K. </w:t>
      </w:r>
    </w:p>
    <w:p w14:paraId="187BBE37" w14:textId="77777777" w:rsidR="00970C91" w:rsidRPr="001E01CD" w:rsidRDefault="00970C91" w:rsidP="00CC43C5"/>
    <w:p w14:paraId="096587A6" w14:textId="77777777" w:rsidR="0046268F" w:rsidRPr="001E01CD" w:rsidRDefault="001C7082" w:rsidP="0046268F">
      <w:pPr>
        <w:keepNext/>
      </w:pPr>
      <w:r w:rsidRPr="001E01CD">
        <w:rPr>
          <w:noProof/>
        </w:rPr>
        <w:drawing>
          <wp:inline distT="0" distB="0" distL="0" distR="0" wp14:anchorId="612F4410" wp14:editId="185815DE">
            <wp:extent cx="3733800" cy="809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t="78764"/>
                    <a:stretch>
                      <a:fillRect/>
                    </a:stretch>
                  </pic:blipFill>
                  <pic:spPr bwMode="auto">
                    <a:xfrm>
                      <a:off x="0" y="0"/>
                      <a:ext cx="3733800" cy="809625"/>
                    </a:xfrm>
                    <a:prstGeom prst="rect">
                      <a:avLst/>
                    </a:prstGeom>
                    <a:noFill/>
                    <a:ln>
                      <a:noFill/>
                    </a:ln>
                  </pic:spPr>
                </pic:pic>
              </a:graphicData>
            </a:graphic>
          </wp:inline>
        </w:drawing>
      </w:r>
    </w:p>
    <w:p w14:paraId="67327502" w14:textId="0357A277" w:rsidR="001C7082" w:rsidRPr="001E01CD" w:rsidRDefault="0046268F" w:rsidP="0046268F">
      <w:pPr>
        <w:pStyle w:val="Caption"/>
        <w:jc w:val="left"/>
      </w:pPr>
      <w:bookmarkStart w:id="197" w:name="_Ref469497337"/>
      <w:bookmarkStart w:id="198" w:name="_Toc469555968"/>
      <w:r w:rsidRPr="001E01CD">
        <w:t xml:space="preserve">Figure </w:t>
      </w:r>
      <w:fldSimple w:instr=" SEQ Figure \* ARABIC ">
        <w:r w:rsidR="00DF160C" w:rsidRPr="001E01CD">
          <w:rPr>
            <w:noProof/>
          </w:rPr>
          <w:t>14</w:t>
        </w:r>
      </w:fldSimple>
      <w:bookmarkEnd w:id="197"/>
      <w:r w:rsidRPr="001E01CD">
        <w:t>. SU7 Truck defined in AASHTO Manual for Bridge Evaluation.</w:t>
      </w:r>
      <w:bookmarkEnd w:id="198"/>
    </w:p>
    <w:p w14:paraId="025BB3A8" w14:textId="4FC49D10" w:rsidR="00CD0C98" w:rsidRPr="001E01CD" w:rsidRDefault="00CD0C98" w:rsidP="00CC43C5"/>
    <w:p w14:paraId="31CD71F4" w14:textId="6C144172" w:rsidR="00CD0C98" w:rsidRPr="001E01CD" w:rsidRDefault="008C6A80" w:rsidP="00CC43C5">
      <w:pPr>
        <w:pStyle w:val="Heading1"/>
      </w:pPr>
      <w:bookmarkStart w:id="199" w:name="_Toc469493891"/>
      <w:r w:rsidRPr="001E01CD">
        <w:t xml:space="preserve">Results </w:t>
      </w:r>
      <w:r w:rsidR="00DB499C" w:rsidRPr="001E01CD">
        <w:t>for Evaluation</w:t>
      </w:r>
      <w:bookmarkEnd w:id="199"/>
    </w:p>
    <w:p w14:paraId="2C740921" w14:textId="59501010" w:rsidR="005900F9" w:rsidRPr="001E01CD" w:rsidRDefault="005900F9" w:rsidP="00CC43C5">
      <w:pPr>
        <w:pStyle w:val="Heading2"/>
      </w:pPr>
      <w:bookmarkStart w:id="200" w:name="_Toc469493892"/>
      <w:r w:rsidRPr="001E01CD">
        <w:t xml:space="preserve">Locations </w:t>
      </w:r>
      <w:r w:rsidR="00DB499C" w:rsidRPr="001E01CD">
        <w:t>of</w:t>
      </w:r>
      <w:r w:rsidRPr="001E01CD">
        <w:t xml:space="preserve"> Results Extraction</w:t>
      </w:r>
      <w:bookmarkEnd w:id="200"/>
    </w:p>
    <w:p w14:paraId="3C7A97CF" w14:textId="1757A89A" w:rsidR="00CD0C98" w:rsidRPr="001E01CD" w:rsidRDefault="003B4CC7" w:rsidP="00CC43C5">
      <w:r w:rsidRPr="001E01CD">
        <w:t xml:space="preserve">The response locations of interest – from which results are extracted – are described in this section for typical and non-typical bridges. Typical bridges represent the population bridges </w:t>
      </w:r>
      <w:r w:rsidR="00C00061" w:rsidRPr="001E01CD">
        <w:t>sharing similar geometric properties (i.e. symmetrical, multi-girder, etc.) such as common highway overpass bridges. Non-typical describe bridges with a rather complex design (i.e. thru-girder/floor beam systems, masonry arches, and other more signature bridges).</w:t>
      </w:r>
      <w:r w:rsidR="00DB499C" w:rsidRPr="001E01CD">
        <w:t xml:space="preserve"> Results extraction may be demand driven (i.e. results are extracted from where the maximum response occurs) or capacity driven (i.e. results are extracted from any location where the engineer wishes to evaluate the capacity).</w:t>
      </w:r>
    </w:p>
    <w:p w14:paraId="5C3235F2" w14:textId="57746FE6" w:rsidR="005900F9" w:rsidRPr="001E01CD" w:rsidRDefault="003B4CC7" w:rsidP="00CC43C5">
      <w:pPr>
        <w:pStyle w:val="Heading3"/>
      </w:pPr>
      <w:bookmarkStart w:id="201" w:name="_Toc469493893"/>
      <w:r w:rsidRPr="001E01CD">
        <w:t xml:space="preserve">Typical </w:t>
      </w:r>
      <w:r w:rsidR="005900F9" w:rsidRPr="001E01CD">
        <w:t>Simply Supported</w:t>
      </w:r>
      <w:r w:rsidRPr="001E01CD">
        <w:t xml:space="preserve"> Multi-Girder Bridges</w:t>
      </w:r>
      <w:bookmarkEnd w:id="201"/>
    </w:p>
    <w:p w14:paraId="6297D189" w14:textId="500966AF" w:rsidR="003B4CC7" w:rsidRPr="001E01CD" w:rsidRDefault="003B4CC7" w:rsidP="00CC43C5">
      <w:r w:rsidRPr="001E01CD">
        <w:lastRenderedPageBreak/>
        <w:t xml:space="preserve">For flexure, results are </w:t>
      </w:r>
      <w:r w:rsidR="00550A90" w:rsidRPr="001E01CD">
        <w:t>extracted from the locations where the flexure RVs were placed.</w:t>
      </w:r>
      <w:r w:rsidRPr="001E01CD">
        <w:t xml:space="preserve"> </w:t>
      </w:r>
      <w:r w:rsidR="00550A90" w:rsidRPr="001E01CD">
        <w:t xml:space="preserve">This is </w:t>
      </w:r>
      <w:r w:rsidRPr="001E01CD">
        <w:t xml:space="preserve">where positive flexure responses are maximum. For shear, results are extracted from </w:t>
      </w:r>
      <w:r w:rsidR="00550A90" w:rsidRPr="001E01CD">
        <w:t>the location where the shear RVs were placed. This is</w:t>
      </w:r>
      <w:r w:rsidRPr="001E01CD">
        <w:t xml:space="preserve"> where shear responses are maximum.</w:t>
      </w:r>
    </w:p>
    <w:p w14:paraId="0D4C783B" w14:textId="0ABDFC07" w:rsidR="005900F9" w:rsidRPr="001E01CD" w:rsidRDefault="003B4CC7" w:rsidP="00CC43C5">
      <w:pPr>
        <w:pStyle w:val="Heading3"/>
      </w:pPr>
      <w:bookmarkStart w:id="202" w:name="_Toc469493894"/>
      <w:r w:rsidRPr="001E01CD">
        <w:t xml:space="preserve">Typical </w:t>
      </w:r>
      <w:r w:rsidR="005900F9" w:rsidRPr="001E01CD">
        <w:t>Multiple-</w:t>
      </w:r>
      <w:r w:rsidRPr="001E01CD">
        <w:t>S</w:t>
      </w:r>
      <w:r w:rsidR="005900F9" w:rsidRPr="001E01CD">
        <w:t>pan Continuous</w:t>
      </w:r>
      <w:r w:rsidRPr="001E01CD">
        <w:t xml:space="preserve"> Multi-Girder Bridges</w:t>
      </w:r>
      <w:bookmarkEnd w:id="202"/>
    </w:p>
    <w:p w14:paraId="2D23808D" w14:textId="45D43377" w:rsidR="004401C7" w:rsidRPr="001E01CD" w:rsidRDefault="003B4CC7" w:rsidP="00CC43C5">
      <w:r w:rsidRPr="001E01CD">
        <w:t>For multiple-span continuous structures, flexure results are extracted f</w:t>
      </w:r>
      <w:r w:rsidR="00550A90" w:rsidRPr="001E01CD">
        <w:t>rom the locations where the flexure RVs were placed</w:t>
      </w:r>
      <w:r w:rsidRPr="001E01CD">
        <w:t xml:space="preserve">. Shear results are extracted from </w:t>
      </w:r>
      <w:r w:rsidR="00550A90" w:rsidRPr="001E01CD">
        <w:t>the location where the shear RVs were placed.</w:t>
      </w:r>
      <w:r w:rsidRPr="001E01CD">
        <w:t xml:space="preserve"> </w:t>
      </w:r>
    </w:p>
    <w:p w14:paraId="49AD37D0" w14:textId="1AD6F5CE" w:rsidR="005900F9" w:rsidRPr="001E01CD" w:rsidRDefault="005900F9" w:rsidP="00CC43C5">
      <w:pPr>
        <w:pStyle w:val="Heading3"/>
      </w:pPr>
      <w:bookmarkStart w:id="203" w:name="_Toc469493895"/>
      <w:r w:rsidRPr="001E01CD">
        <w:t>Non-Typical Bridges</w:t>
      </w:r>
      <w:bookmarkEnd w:id="203"/>
    </w:p>
    <w:p w14:paraId="4C2021AF" w14:textId="5285FF80" w:rsidR="00CD0C98" w:rsidRPr="001E01CD" w:rsidRDefault="00C00061" w:rsidP="00CC43C5">
      <w:r w:rsidRPr="001E01CD">
        <w:t>The locations of interest for non-typical bridges are left to the discretion of the person conducting the refined evaluation of the structure</w:t>
      </w:r>
      <w:r w:rsidR="0010190E" w:rsidRPr="001E01CD">
        <w:t>.</w:t>
      </w:r>
      <w:r w:rsidRPr="001E01CD">
        <w:t xml:space="preserve"> </w:t>
      </w:r>
      <w:r w:rsidR="0010190E" w:rsidRPr="001E01CD">
        <w:t>These</w:t>
      </w:r>
      <w:r w:rsidRPr="001E01CD">
        <w:t xml:space="preserve"> will typically exist were the maximum positive</w:t>
      </w:r>
      <w:r w:rsidR="00D26CD0" w:rsidRPr="001E01CD">
        <w:t xml:space="preserve"> and/or negative flexure and shear responses occur.</w:t>
      </w:r>
    </w:p>
    <w:p w14:paraId="339B154B" w14:textId="37E2332C" w:rsidR="0007053C" w:rsidRPr="001E01CD" w:rsidRDefault="0007053C" w:rsidP="00CC43C5">
      <w:pPr>
        <w:pStyle w:val="Heading2"/>
        <w:ind w:left="18"/>
      </w:pPr>
      <w:bookmarkStart w:id="204" w:name="_Toc469493896"/>
      <w:r w:rsidRPr="001E01CD">
        <w:t>Composite vs. Non-Composite for Flexure</w:t>
      </w:r>
      <w:bookmarkEnd w:id="204"/>
    </w:p>
    <w:p w14:paraId="79A7C0C4" w14:textId="47742E2D" w:rsidR="0007053C" w:rsidRPr="001E01CD" w:rsidRDefault="0007053C" w:rsidP="00CC43C5">
      <w:pPr>
        <w:pStyle w:val="ListParagraph"/>
        <w:ind w:left="0"/>
      </w:pPr>
      <w:r w:rsidRPr="001E01CD">
        <w:t xml:space="preserve">Total composite flexure demands are extracted from each location and evaluated against the resistance of the composite or non-composite section depending on the location and the response (e.g. positive or negative flexure). Unless noted otherwise, cross-sections in regions of positive flexure are considered composite and the total composite demand extracted from the model is evaluated against the resistance of the fully composite section. Cross-sections in regions of negative flexure are considered non-composite. That is, the deck is assumed to provide no resistance to tensile stresses. The total composite demand extracted from the model is evaluated against the resistance of the non-composite (beam only) section in the negative moment region.  </w:t>
      </w:r>
    </w:p>
    <w:p w14:paraId="1543123D" w14:textId="07B91F2E" w:rsidR="002B3867" w:rsidRPr="001E01CD" w:rsidRDefault="002B3867" w:rsidP="00CC43C5">
      <w:pPr>
        <w:pStyle w:val="Heading2"/>
      </w:pPr>
      <w:bookmarkStart w:id="205" w:name="_Toc469493897"/>
      <w:r w:rsidRPr="001E01CD">
        <w:t>Flexure</w:t>
      </w:r>
      <w:bookmarkEnd w:id="205"/>
    </w:p>
    <w:p w14:paraId="4940C967" w14:textId="3817C392" w:rsidR="00DC6883" w:rsidRPr="001E01CD" w:rsidRDefault="00DC6883" w:rsidP="00CC43C5">
      <w:r w:rsidRPr="001E01CD">
        <w:t xml:space="preserve">For flexure responses, components of </w:t>
      </w:r>
      <w:r w:rsidR="009B4DE6" w:rsidRPr="001E01CD">
        <w:t>total</w:t>
      </w:r>
      <w:r w:rsidRPr="001E01CD">
        <w:t xml:space="preserve"> moment are extracted from the beam and adjacent shell elements. In order to </w:t>
      </w:r>
      <w:r w:rsidR="00C862AA" w:rsidRPr="001E01CD">
        <w:t>compute</w:t>
      </w:r>
      <w:r w:rsidRPr="001E01CD">
        <w:t xml:space="preserve"> the full composite moment at the particular cross-section of interest, three response components were extracted from each location. These components are major axis bending moment in the beam element (M1), axial</w:t>
      </w:r>
      <w:r w:rsidR="00550A90" w:rsidRPr="001E01CD">
        <w:t xml:space="preserve"> force</w:t>
      </w:r>
      <w:r w:rsidRPr="001E01CD">
        <w:t xml:space="preserve"> in the beam element (P), and bending moment in the adjacent shell elements (M22). The adjacent shell elements are </w:t>
      </w:r>
      <w:r w:rsidR="00550A90" w:rsidRPr="001E01CD">
        <w:t>those in a transverse row within the effective width of each</w:t>
      </w:r>
      <w:r w:rsidRPr="001E01CD">
        <w:t xml:space="preserve"> longitudinal member. </w:t>
      </w:r>
      <w:r w:rsidR="00B52A7E" w:rsidRPr="001E01CD">
        <w:t xml:space="preserve">The bending moment in the adjacent shell elements is only considered for load cases where the stiffness of the deck is considered (i.e. all except </w:t>
      </w:r>
      <w:r w:rsidR="00C862AA" w:rsidRPr="001E01CD">
        <w:t>initial</w:t>
      </w:r>
      <w:r w:rsidR="00B52A7E" w:rsidRPr="001E01CD">
        <w:t xml:space="preserve"> dead load). </w:t>
      </w:r>
      <w:r w:rsidR="00441F04" w:rsidRPr="001E01CD">
        <w:t>Equation</w:t>
      </w:r>
      <w:r w:rsidRPr="001E01CD">
        <w:t xml:space="preserve"> </w:t>
      </w:r>
      <w:r w:rsidR="00441F04" w:rsidRPr="001E01CD">
        <w:t>1</w:t>
      </w:r>
      <w:r w:rsidRPr="001E01CD">
        <w:t xml:space="preserve"> below gives the calculation used to determine the total moment </w:t>
      </w:r>
      <w:r w:rsidR="009B4DE6" w:rsidRPr="001E01CD">
        <w:t xml:space="preserve">that acts on </w:t>
      </w:r>
      <w:r w:rsidRPr="001E01CD">
        <w:t xml:space="preserve">the cross-section.  </w:t>
      </w: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630"/>
      </w:tblGrid>
      <w:tr w:rsidR="00DC6883" w:rsidRPr="001E01CD" w14:paraId="2181CE0F" w14:textId="77777777" w:rsidTr="00C6378A">
        <w:trPr>
          <w:trHeight w:val="831"/>
        </w:trPr>
        <w:tc>
          <w:tcPr>
            <w:tcW w:w="8640" w:type="dxa"/>
            <w:vAlign w:val="center"/>
          </w:tcPr>
          <w:p w14:paraId="1979AF55" w14:textId="0734B0DF" w:rsidR="00DC6883" w:rsidRPr="001E01CD" w:rsidRDefault="009B4DE6" w:rsidP="00CC43C5">
            <w:bookmarkStart w:id="206" w:name="OLE_LINK2"/>
            <w:bookmarkStart w:id="207" w:name="OLE_LINK3"/>
            <w:bookmarkStart w:id="208" w:name="OLE_LINK4"/>
            <m:oMathPara>
              <m:oMath>
                <m:r>
                  <w:rPr>
                    <w:rFonts w:ascii="Cambria Math" w:hAnsi="Cambria Math"/>
                  </w:rPr>
                  <m:t xml:space="preserve">Total Moment , </m:t>
                </m:r>
                <m:sSub>
                  <m:sSubPr>
                    <m:ctrlPr>
                      <w:rPr>
                        <w:rFonts w:ascii="Cambria Math" w:hAnsi="Cambria Math"/>
                        <w:i/>
                      </w:rPr>
                    </m:ctrlPr>
                  </m:sSubPr>
                  <m:e>
                    <m:r>
                      <w:rPr>
                        <w:rFonts w:ascii="Cambria Math" w:hAnsi="Cambria Math"/>
                      </w:rPr>
                      <m:t>M</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+Py+</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M</m:t>
                        </m:r>
                      </m:e>
                      <m:sub>
                        <m:r>
                          <w:rPr>
                            <w:rFonts w:ascii="Cambria Math" w:hAnsi="Cambria Math"/>
                          </w:rPr>
                          <m:t>22</m:t>
                        </m:r>
                      </m:sub>
                    </m:sSub>
                  </m:e>
                </m:nary>
              </m:oMath>
            </m:oMathPara>
          </w:p>
        </w:tc>
        <w:tc>
          <w:tcPr>
            <w:tcW w:w="630" w:type="dxa"/>
            <w:vAlign w:val="center"/>
          </w:tcPr>
          <w:p w14:paraId="6C480201" w14:textId="77777777" w:rsidR="00DC6883" w:rsidRPr="001E01CD" w:rsidRDefault="00DC6883" w:rsidP="00CC43C5">
            <w:r w:rsidRPr="001E01CD">
              <w:t>(1)</w:t>
            </w:r>
          </w:p>
        </w:tc>
      </w:tr>
      <w:tr w:rsidR="00C862AA" w:rsidRPr="001E01CD" w14:paraId="345AA015" w14:textId="77777777" w:rsidTr="00C6378A">
        <w:trPr>
          <w:trHeight w:val="831"/>
        </w:trPr>
        <w:tc>
          <w:tcPr>
            <w:tcW w:w="8640" w:type="dxa"/>
            <w:vAlign w:val="center"/>
          </w:tcPr>
          <w:p w14:paraId="23EB272D" w14:textId="77777777" w:rsidR="00C862AA" w:rsidRPr="001E01CD" w:rsidRDefault="00C862AA" w:rsidP="00CC43C5">
            <w:pPr>
              <w:spacing w:after="120"/>
              <w:rPr>
                <w:rFonts w:ascii="Calibri" w:eastAsia="Calibri" w:hAnsi="Calibri"/>
              </w:rPr>
            </w:pPr>
            <w:r w:rsidRPr="001E01CD">
              <w:rPr>
                <w:rFonts w:ascii="Calibri" w:eastAsia="Calibri" w:hAnsi="Calibri"/>
              </w:rPr>
              <w:lastRenderedPageBreak/>
              <w:t>Where,</w:t>
            </w:r>
          </w:p>
          <w:p w14:paraId="38753E20" w14:textId="687E12F1" w:rsidR="00C862AA" w:rsidRPr="001E01CD" w:rsidRDefault="00C862AA" w:rsidP="00CC43C5">
            <w:pPr>
              <w:ind w:left="252" w:hanging="252"/>
              <w:rPr>
                <w:rFonts w:ascii="Calibri" w:eastAsia="Calibri" w:hAnsi="Calibri"/>
                <w:i/>
              </w:rPr>
            </w:pPr>
            <w:r w:rsidRPr="001E01CD">
              <w:rPr>
                <w:rFonts w:ascii="Calibri" w:eastAsia="Calibri" w:hAnsi="Calibri"/>
                <w:i/>
              </w:rPr>
              <w:t>y = the distance between the centroid of the deck and the centroid of the beam</w:t>
            </w:r>
          </w:p>
        </w:tc>
        <w:tc>
          <w:tcPr>
            <w:tcW w:w="630" w:type="dxa"/>
            <w:vAlign w:val="center"/>
          </w:tcPr>
          <w:p w14:paraId="04DD2ED7" w14:textId="77777777" w:rsidR="00C862AA" w:rsidRPr="001E01CD" w:rsidRDefault="00C862AA" w:rsidP="00CC43C5"/>
        </w:tc>
      </w:tr>
      <w:bookmarkEnd w:id="206"/>
      <w:bookmarkEnd w:id="207"/>
      <w:bookmarkEnd w:id="208"/>
    </w:tbl>
    <w:p w14:paraId="7910EDA4" w14:textId="77777777" w:rsidR="00DC6883" w:rsidRPr="001E01CD" w:rsidRDefault="00DC6883" w:rsidP="00CC43C5"/>
    <w:p w14:paraId="491F624F" w14:textId="6D50A9A7" w:rsidR="002B3867" w:rsidRPr="001E01CD" w:rsidRDefault="001C7C2C" w:rsidP="00CC43C5">
      <w:r w:rsidRPr="001E01CD">
        <w:t xml:space="preserve">Flexural responses are evaluated for both composite and non-composite sections depending on the response type and location. </w:t>
      </w:r>
    </w:p>
    <w:p w14:paraId="52A445DF" w14:textId="0045A108" w:rsidR="002B3867" w:rsidRPr="001E01CD" w:rsidRDefault="002B3867" w:rsidP="00CC43C5">
      <w:pPr>
        <w:pStyle w:val="Heading2"/>
      </w:pPr>
      <w:bookmarkStart w:id="209" w:name="_Toc469493898"/>
      <w:r w:rsidRPr="001E01CD">
        <w:t>Shear</w:t>
      </w:r>
      <w:bookmarkEnd w:id="209"/>
    </w:p>
    <w:p w14:paraId="0A3F4DF5" w14:textId="0AADC160" w:rsidR="00CD0C98" w:rsidRPr="001E01CD" w:rsidRDefault="00550A90" w:rsidP="00CC43C5">
      <w:r w:rsidRPr="001E01CD">
        <w:t>The method of extracting shear response</w:t>
      </w:r>
      <w:r w:rsidR="000D2798" w:rsidRPr="001E01CD">
        <w:t>s</w:t>
      </w:r>
      <w:r w:rsidRPr="001E01CD">
        <w:t xml:space="preserve"> depends</w:t>
      </w:r>
      <w:r w:rsidR="00B52A7E" w:rsidRPr="001E01CD">
        <w:t xml:space="preserve"> </w:t>
      </w:r>
      <w:r w:rsidR="000D2798" w:rsidRPr="001E01CD">
        <w:t xml:space="preserve">on </w:t>
      </w:r>
      <w:r w:rsidR="00B52A7E" w:rsidRPr="001E01CD">
        <w:t xml:space="preserve">the location of </w:t>
      </w:r>
      <w:r w:rsidRPr="001E01CD">
        <w:t>where the response is being extracted</w:t>
      </w:r>
      <w:r w:rsidR="00B52A7E" w:rsidRPr="001E01CD">
        <w:t xml:space="preserve">. </w:t>
      </w:r>
      <w:r w:rsidR="001C7C2C" w:rsidRPr="001E01CD">
        <w:t xml:space="preserve">Shear </w:t>
      </w:r>
      <w:r w:rsidR="00B94DDA" w:rsidRPr="001E01CD">
        <w:t>responses over exterior supports</w:t>
      </w:r>
      <w:r w:rsidR="001C7C2C" w:rsidRPr="001E01CD">
        <w:t xml:space="preserve"> are taken </w:t>
      </w:r>
      <w:r w:rsidR="00B94DDA" w:rsidRPr="001E01CD">
        <w:t>as t</w:t>
      </w:r>
      <w:r w:rsidR="001C7C2C" w:rsidRPr="001E01CD">
        <w:t>he reaction</w:t>
      </w:r>
      <w:r w:rsidR="00B94DDA" w:rsidRPr="001E01CD">
        <w:t xml:space="preserve"> at the support. This conservatively assumes</w:t>
      </w:r>
      <w:r w:rsidR="001C7C2C" w:rsidRPr="001E01CD">
        <w:t xml:space="preserve"> </w:t>
      </w:r>
      <w:r w:rsidR="00B94DDA" w:rsidRPr="001E01CD">
        <w:t>that</w:t>
      </w:r>
      <w:r w:rsidR="001C7C2C" w:rsidRPr="001E01CD">
        <w:t xml:space="preserve"> </w:t>
      </w:r>
      <w:r w:rsidR="00B94DDA" w:rsidRPr="001E01CD">
        <w:t>the value of the reaction</w:t>
      </w:r>
      <w:r w:rsidR="001C7C2C" w:rsidRPr="001E01CD">
        <w:t xml:space="preserve"> is the absolute maximum shear </w:t>
      </w:r>
      <w:r w:rsidR="00B94DDA" w:rsidRPr="001E01CD">
        <w:t>in the girder</w:t>
      </w:r>
      <w:r w:rsidR="001C7C2C" w:rsidRPr="001E01CD">
        <w:t xml:space="preserve">. </w:t>
      </w:r>
      <w:r w:rsidR="00B94DDA" w:rsidRPr="001E01CD">
        <w:t>Shear responses over interior supports or at element connection locations are taken as the absolute maximum shear response in the beam element</w:t>
      </w:r>
      <w:r w:rsidR="001C7C2C" w:rsidRPr="001E01CD">
        <w:t xml:space="preserve"> assuming there is no contribution from the concrete deck.</w:t>
      </w:r>
      <w:r w:rsidR="00B94DDA" w:rsidRPr="001E01CD">
        <w:t xml:space="preserve"> Th</w:t>
      </w:r>
      <w:r w:rsidR="004854E9" w:rsidRPr="001E01CD">
        <w:t xml:space="preserve">e decision to extract shear responses using these two methods was a result of findings from a parametric study conducted by CAIT research personnel. It was found that shear responses over exterior supports differed from what was expected depending on the model type an element discretization. This was not the case, however, for responses over interior supports. </w:t>
      </w:r>
    </w:p>
    <w:p w14:paraId="6FD10E82" w14:textId="77777777" w:rsidR="00DB499C" w:rsidRPr="001E01CD" w:rsidRDefault="00DB499C" w:rsidP="00CC43C5">
      <w:pPr>
        <w:pStyle w:val="ListParagraph"/>
        <w:ind w:left="0"/>
      </w:pPr>
    </w:p>
    <w:p w14:paraId="03194D9D" w14:textId="2B18F871" w:rsidR="00F60D9A" w:rsidRPr="001E01CD" w:rsidRDefault="00F60D9A" w:rsidP="00CC43C5">
      <w:pPr>
        <w:pStyle w:val="Heading1"/>
      </w:pPr>
      <w:bookmarkStart w:id="210" w:name="_Toc469493899"/>
      <w:r w:rsidRPr="001E01CD">
        <w:t>Section Propert</w:t>
      </w:r>
      <w:r w:rsidR="00EB5F8A" w:rsidRPr="001E01CD">
        <w:t>ies</w:t>
      </w:r>
      <w:bookmarkEnd w:id="210"/>
    </w:p>
    <w:p w14:paraId="2A612AAC" w14:textId="47655839" w:rsidR="00EB5F8A" w:rsidRPr="001E01CD" w:rsidRDefault="000B4A0F" w:rsidP="00CC43C5">
      <w:r w:rsidRPr="001E01CD">
        <w:t xml:space="preserve">Section properties are independent from the </w:t>
      </w:r>
      <w:r w:rsidR="0016527E" w:rsidRPr="001E01CD">
        <w:t>evaluation</w:t>
      </w:r>
      <w:r w:rsidRPr="001E01CD">
        <w:t xml:space="preserve"> method (LFR, LRFR)</w:t>
      </w:r>
      <w:r w:rsidR="005F01B5" w:rsidRPr="001E01CD">
        <w:t>.</w:t>
      </w:r>
      <w:r w:rsidRPr="001E01CD">
        <w:t xml:space="preserve"> </w:t>
      </w:r>
      <w:r w:rsidR="0016527E" w:rsidRPr="001E01CD">
        <w:t>T</w:t>
      </w:r>
      <w:r w:rsidRPr="001E01CD">
        <w:t>hey</w:t>
      </w:r>
      <w:r w:rsidR="0016527E" w:rsidRPr="001E01CD">
        <w:t xml:space="preserve"> are based on principles of Mechanics of Materials and geometric properties of the cross-section. The cross-section properties are used to </w:t>
      </w:r>
      <w:r w:rsidRPr="001E01CD">
        <w:t xml:space="preserve">define the mechanical </w:t>
      </w:r>
      <w:r w:rsidR="0016527E" w:rsidRPr="001E01CD">
        <w:t>behavior</w:t>
      </w:r>
      <w:r w:rsidRPr="001E01CD">
        <w:t xml:space="preserve"> of the girder’s cross section </w:t>
      </w:r>
      <w:r w:rsidR="0016527E" w:rsidRPr="001E01CD">
        <w:t>(</w:t>
      </w:r>
      <w:r w:rsidR="00EB5F8A" w:rsidRPr="001E01CD">
        <w:t xml:space="preserve">for </w:t>
      </w:r>
      <w:r w:rsidR="0016527E" w:rsidRPr="001E01CD">
        <w:t>composite or non-composite</w:t>
      </w:r>
      <w:r w:rsidR="00EB5F8A" w:rsidRPr="001E01CD">
        <w:t xml:space="preserve"> sections</w:t>
      </w:r>
      <w:r w:rsidR="0016527E" w:rsidRPr="001E01CD">
        <w:t xml:space="preserve">). These properties are used in </w:t>
      </w:r>
      <w:r w:rsidR="00627C38" w:rsidRPr="001E01CD">
        <w:t xml:space="preserve">calculations for both </w:t>
      </w:r>
      <w:r w:rsidR="0016527E" w:rsidRPr="001E01CD">
        <w:t>LFR and LRFR to compute response values and member capacity.</w:t>
      </w:r>
      <w:r w:rsidR="00EB5F8A" w:rsidRPr="001E01CD">
        <w:t xml:space="preserve"> </w:t>
      </w:r>
    </w:p>
    <w:p w14:paraId="7CC32C17" w14:textId="4645F00C" w:rsidR="00F60D9A" w:rsidRPr="001E01CD" w:rsidRDefault="00F60D9A" w:rsidP="00CC43C5">
      <w:pPr>
        <w:pStyle w:val="Heading2"/>
      </w:pPr>
      <w:bookmarkStart w:id="211" w:name="_Toc469493900"/>
      <w:r w:rsidRPr="001E01CD">
        <w:t>Non-Composite Section Properties</w:t>
      </w:r>
      <w:bookmarkEnd w:id="211"/>
    </w:p>
    <w:p w14:paraId="1B1AF0F4" w14:textId="21A9BFAE" w:rsidR="000A00AA" w:rsidRPr="001E01CD" w:rsidRDefault="000D2798" w:rsidP="00CC43C5">
      <w:pPr>
        <w:pStyle w:val="ListParagraph"/>
        <w:ind w:left="0"/>
      </w:pPr>
      <w:r w:rsidRPr="001E01CD">
        <w:t>As p</w:t>
      </w:r>
      <w:r w:rsidR="0016527E" w:rsidRPr="001E01CD">
        <w:t>reviously stated, non-composite sections</w:t>
      </w:r>
      <w:r w:rsidR="00A659E5" w:rsidRPr="001E01CD">
        <w:t xml:space="preserve"> </w:t>
      </w:r>
      <w:r w:rsidR="000B4A0F" w:rsidRPr="001E01CD">
        <w:t xml:space="preserve">are </w:t>
      </w:r>
      <w:r w:rsidR="00A659E5" w:rsidRPr="001E01CD">
        <w:t xml:space="preserve">defined as the “beam only” section, where it is </w:t>
      </w:r>
      <w:r w:rsidR="000B4A0F" w:rsidRPr="001E01CD">
        <w:t xml:space="preserve">assumed </w:t>
      </w:r>
      <w:r w:rsidR="00A659E5" w:rsidRPr="001E01CD">
        <w:t>that the deck does not provide any resistance to tension or compression. Section properties of the non-composite section are denoted by the subscript “</w:t>
      </w:r>
      <w:r w:rsidR="00A659E5" w:rsidRPr="001E01CD">
        <w:rPr>
          <w:i/>
        </w:rPr>
        <w:t>NC</w:t>
      </w:r>
      <w:r w:rsidR="00A659E5" w:rsidRPr="001E01CD">
        <w:t xml:space="preserve">” and are calculated using only the geometric properties of the beam. </w:t>
      </w:r>
      <w:r w:rsidR="006D4854" w:rsidRPr="001E01CD">
        <w:t xml:space="preserve">Non-composite section properties are used when evaluating </w:t>
      </w:r>
      <w:r w:rsidR="00D06E43" w:rsidRPr="001E01CD">
        <w:t>initial</w:t>
      </w:r>
      <w:r w:rsidR="006D4854" w:rsidRPr="001E01CD">
        <w:t xml:space="preserve"> dead load</w:t>
      </w:r>
      <w:r w:rsidR="00FA4F19" w:rsidRPr="001E01CD">
        <w:t xml:space="preserve"> </w:t>
      </w:r>
      <w:r w:rsidR="00D06E43" w:rsidRPr="001E01CD">
        <w:t>and</w:t>
      </w:r>
      <w:r w:rsidR="006D4854" w:rsidRPr="001E01CD">
        <w:t xml:space="preserve"> for flexure in the negative moment region for superimposed dead load and live load. </w:t>
      </w:r>
      <w:r w:rsidR="00A659E5" w:rsidRPr="001E01CD">
        <w:t>The following sections provide the sample calculations used to obtain the non-composite section properties needed for refined evaluation.</w:t>
      </w:r>
      <w:r w:rsidR="00C27850" w:rsidRPr="001E01CD">
        <w:t xml:space="preserve"> </w:t>
      </w:r>
      <w:r w:rsidR="001E01CD">
        <w:fldChar w:fldCharType="begin"/>
      </w:r>
      <w:r w:rsidR="001E01CD">
        <w:instrText xml:space="preserve"> REF _Ref469510489 \h </w:instrText>
      </w:r>
      <w:r w:rsidR="001E01CD">
        <w:fldChar w:fldCharType="separate"/>
      </w:r>
      <w:r w:rsidR="001E01CD" w:rsidRPr="001E01CD">
        <w:t xml:space="preserve">Figure </w:t>
      </w:r>
      <w:r w:rsidR="001E01CD" w:rsidRPr="001E01CD">
        <w:rPr>
          <w:noProof/>
        </w:rPr>
        <w:t>15</w:t>
      </w:r>
      <w:r w:rsidR="001E01CD">
        <w:fldChar w:fldCharType="end"/>
      </w:r>
      <w:r w:rsidR="00C27850" w:rsidRPr="001E01CD">
        <w:t xml:space="preserve"> below may be used as a visual reference for interpreting the </w:t>
      </w:r>
      <w:r w:rsidR="00441F04" w:rsidRPr="001E01CD">
        <w:t>equation</w:t>
      </w:r>
      <w:r w:rsidR="00C27850" w:rsidRPr="001E01CD">
        <w:t>s in this section.</w:t>
      </w:r>
      <w:r w:rsidR="00B2570E" w:rsidRPr="001E01CD">
        <w:t xml:space="preserve"> </w:t>
      </w:r>
    </w:p>
    <w:p w14:paraId="154AC1A3" w14:textId="35FD70C3" w:rsidR="000A00AA" w:rsidRPr="001E01CD" w:rsidRDefault="000A00AA" w:rsidP="00CC43C5">
      <w:pPr>
        <w:pStyle w:val="ListParagraph"/>
        <w:ind w:left="0"/>
      </w:pPr>
    </w:p>
    <w:p w14:paraId="0D49B091" w14:textId="77777777" w:rsidR="00C6378A" w:rsidRPr="001E01CD" w:rsidRDefault="00BD787A" w:rsidP="00C6378A">
      <w:pPr>
        <w:pStyle w:val="ListParagraph"/>
        <w:keepNext/>
        <w:ind w:left="0"/>
      </w:pPr>
      <w:r w:rsidRPr="001E01CD">
        <w:rPr>
          <w:noProof/>
        </w:rPr>
        <w:drawing>
          <wp:inline distT="0" distB="0" distL="0" distR="0" wp14:anchorId="7236D694" wp14:editId="08698E9E">
            <wp:extent cx="3028950" cy="2492659"/>
            <wp:effectExtent l="0" t="0" r="0" b="3175"/>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4577" cy="2497290"/>
                    </a:xfrm>
                    <a:prstGeom prst="rect">
                      <a:avLst/>
                    </a:prstGeom>
                    <a:noFill/>
                  </pic:spPr>
                </pic:pic>
              </a:graphicData>
            </a:graphic>
          </wp:inline>
        </w:drawing>
      </w:r>
    </w:p>
    <w:p w14:paraId="0AB21948" w14:textId="2448C0F9" w:rsidR="000A00AA" w:rsidRPr="001E01CD" w:rsidRDefault="00C6378A" w:rsidP="00C6378A">
      <w:pPr>
        <w:pStyle w:val="Caption"/>
        <w:jc w:val="left"/>
      </w:pPr>
      <w:bookmarkStart w:id="212" w:name="_Ref469510489"/>
      <w:bookmarkStart w:id="213" w:name="_Toc469555969"/>
      <w:r w:rsidRPr="001E01CD">
        <w:t xml:space="preserve">Figure </w:t>
      </w:r>
      <w:fldSimple w:instr=" SEQ Figure \* ARABIC ">
        <w:r w:rsidR="00DF160C" w:rsidRPr="001E01CD">
          <w:rPr>
            <w:noProof/>
          </w:rPr>
          <w:t>15</w:t>
        </w:r>
      </w:fldSimple>
      <w:bookmarkEnd w:id="212"/>
      <w:r w:rsidRPr="001E01CD">
        <w:t>. Reference diagram for calculation of non-composite section properties.</w:t>
      </w:r>
      <w:bookmarkEnd w:id="213"/>
    </w:p>
    <w:p w14:paraId="29F84A02" w14:textId="77777777" w:rsidR="00C6378A" w:rsidRPr="001E01CD" w:rsidRDefault="00C6378A" w:rsidP="00C6378A"/>
    <w:p w14:paraId="038E8FBB" w14:textId="372F6A09" w:rsidR="00A659E5" w:rsidRPr="001E01CD" w:rsidRDefault="00A659E5" w:rsidP="00CC43C5">
      <w:pPr>
        <w:pStyle w:val="Heading3"/>
      </w:pPr>
      <w:bookmarkStart w:id="214" w:name="_Toc469493901"/>
      <w:r w:rsidRPr="001E01CD">
        <w:t xml:space="preserve">Location of the </w:t>
      </w:r>
      <w:r w:rsidR="00F52819" w:rsidRPr="001E01CD">
        <w:t>Non-</w:t>
      </w:r>
      <w:r w:rsidR="00627C38" w:rsidRPr="001E01CD">
        <w:t>Composite</w:t>
      </w:r>
      <w:r w:rsidR="00F52819" w:rsidRPr="001E01CD">
        <w:t xml:space="preserve"> Neutral Axis</w:t>
      </w:r>
      <w:r w:rsidRPr="001E01CD">
        <w:t xml:space="preserve">, </w:t>
      </w:r>
      <w:bookmarkStart w:id="215" w:name="OLE_LINK23"/>
      <w:bookmarkStart w:id="216" w:name="OLE_LINK24"/>
      <w:bookmarkStart w:id="217" w:name="OLE_LINK25"/>
      <w:proofErr w:type="spellStart"/>
      <w:r w:rsidRPr="001E01CD">
        <w:t>y</w:t>
      </w:r>
      <w:r w:rsidRPr="001E01CD">
        <w:rPr>
          <w:vertAlign w:val="subscript"/>
        </w:rPr>
        <w:t>NC</w:t>
      </w:r>
      <w:bookmarkEnd w:id="214"/>
      <w:bookmarkEnd w:id="215"/>
      <w:bookmarkEnd w:id="216"/>
      <w:bookmarkEnd w:id="217"/>
      <w:proofErr w:type="spellEnd"/>
    </w:p>
    <w:p w14:paraId="30BA23C2" w14:textId="512602F5" w:rsidR="00A659E5" w:rsidRPr="001E01CD" w:rsidRDefault="00386124" w:rsidP="00CC43C5">
      <w:bookmarkStart w:id="218" w:name="OLE_LINK21"/>
      <w:bookmarkStart w:id="219" w:name="OLE_LINK22"/>
      <w:r w:rsidRPr="001E01CD">
        <w:t xml:space="preserve">The location of the neutral axis defines distance from the extreme fiber to the centroid of the cross-section. </w:t>
      </w:r>
      <w:r w:rsidR="00BE1F0B" w:rsidRPr="001E01CD">
        <w:t>If the</w:t>
      </w:r>
      <w:r w:rsidR="0070312C" w:rsidRPr="001E01CD">
        <w:t xml:space="preserve"> girder</w:t>
      </w:r>
      <w:r w:rsidR="00BE1F0B" w:rsidRPr="001E01CD">
        <w:t xml:space="preserve"> cross-section is symmetrical, </w:t>
      </w:r>
      <w:r w:rsidR="0070312C" w:rsidRPr="001E01CD">
        <w:t xml:space="preserve">the location of the neutral axis (also referred to as the location of the centroid) can be assumed as half of the depth of the girder. Otherwise, the </w:t>
      </w:r>
      <w:r w:rsidR="00441F04" w:rsidRPr="001E01CD">
        <w:t>equation</w:t>
      </w:r>
      <w:r w:rsidR="002B32C2" w:rsidRPr="001E01CD">
        <w:t xml:space="preserve"> for determining the location of the centroid (</w:t>
      </w:r>
      <w:r w:rsidR="00441F04" w:rsidRPr="001E01CD">
        <w:t>Equation</w:t>
      </w:r>
      <w:r w:rsidR="002B32C2" w:rsidRPr="001E01CD">
        <w:t xml:space="preserve"> </w:t>
      </w:r>
      <w:r w:rsidR="00441F04" w:rsidRPr="001E01CD">
        <w:t>2</w:t>
      </w:r>
      <w:r w:rsidR="002B32C2" w:rsidRPr="001E01CD">
        <w:t xml:space="preserve"> below) should be used.</w:t>
      </w:r>
      <w:r w:rsidR="00F52819" w:rsidRPr="001E01CD">
        <w:t xml:space="preserve"> </w:t>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0"/>
        <w:gridCol w:w="630"/>
      </w:tblGrid>
      <w:tr w:rsidR="00D14E1D" w:rsidRPr="001E01CD" w14:paraId="2A98279A" w14:textId="77777777" w:rsidTr="00B22C53">
        <w:trPr>
          <w:trHeight w:val="795"/>
          <w:jc w:val="center"/>
        </w:trPr>
        <w:tc>
          <w:tcPr>
            <w:tcW w:w="8730" w:type="dxa"/>
            <w:vAlign w:val="center"/>
          </w:tcPr>
          <w:bookmarkStart w:id="220" w:name="OLE_LINK5"/>
          <w:bookmarkStart w:id="221" w:name="OLE_LINK6"/>
          <w:p w14:paraId="0D3BD33E" w14:textId="0391F8B2" w:rsidR="00D14E1D" w:rsidRPr="001E01CD" w:rsidRDefault="005C186C" w:rsidP="00CC43C5">
            <w:pPr>
              <w:spacing w:before="120" w:after="240"/>
            </w:pPr>
            <m:oMathPara>
              <m:oMath>
                <m:sSub>
                  <m:sSubPr>
                    <m:ctrlPr>
                      <w:rPr>
                        <w:rFonts w:ascii="Cambria Math" w:hAnsi="Cambria Math"/>
                        <w:i/>
                      </w:rPr>
                    </m:ctrlPr>
                  </m:sSubPr>
                  <m:e>
                    <m:r>
                      <w:rPr>
                        <w:rFonts w:ascii="Cambria Math" w:hAnsi="Cambria Math"/>
                      </w:rPr>
                      <m:t>y</m:t>
                    </m:r>
                  </m:e>
                  <m:sub>
                    <m:r>
                      <w:rPr>
                        <w:rFonts w:ascii="Cambria Math" w:hAnsi="Cambria Math"/>
                      </w:rPr>
                      <m:t>NC</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m:t>
                            </m:r>
                          </m:e>
                          <m:sub>
                            <m:r>
                              <w:rPr>
                                <w:rFonts w:ascii="Cambria Math" w:hAnsi="Cambria Math"/>
                              </w:rPr>
                              <m:t>i</m:t>
                            </m:r>
                          </m:sub>
                        </m:sSub>
                      </m:e>
                    </m:nary>
                  </m:den>
                </m:f>
              </m:oMath>
            </m:oMathPara>
          </w:p>
          <w:p w14:paraId="535165DD" w14:textId="4726878D" w:rsidR="00D14E1D" w:rsidRPr="001E01CD" w:rsidRDefault="00D14E1D" w:rsidP="00CC43C5">
            <w:pPr>
              <w:ind w:left="341" w:hanging="341"/>
            </w:pPr>
          </w:p>
        </w:tc>
        <w:tc>
          <w:tcPr>
            <w:tcW w:w="630" w:type="dxa"/>
            <w:vAlign w:val="center"/>
          </w:tcPr>
          <w:p w14:paraId="74BDA60D" w14:textId="069C5F8F" w:rsidR="00D14E1D" w:rsidRPr="001E01CD" w:rsidRDefault="00D14E1D" w:rsidP="00CC43C5">
            <w:r w:rsidRPr="001E01CD">
              <w:t>(2)</w:t>
            </w:r>
          </w:p>
        </w:tc>
      </w:tr>
      <w:tr w:rsidR="00386124" w:rsidRPr="001E01CD" w14:paraId="694F4A6A" w14:textId="77777777" w:rsidTr="00B22C53">
        <w:trPr>
          <w:trHeight w:val="1335"/>
          <w:jc w:val="center"/>
        </w:trPr>
        <w:tc>
          <w:tcPr>
            <w:tcW w:w="8730" w:type="dxa"/>
            <w:vAlign w:val="center"/>
          </w:tcPr>
          <w:p w14:paraId="216DD6EA" w14:textId="77777777" w:rsidR="00386124" w:rsidRPr="001E01CD" w:rsidRDefault="00386124" w:rsidP="00CC43C5">
            <w:pPr>
              <w:rPr>
                <w:i/>
              </w:rPr>
            </w:pPr>
            <w:r w:rsidRPr="001E01CD">
              <w:rPr>
                <w:i/>
              </w:rPr>
              <w:t>Where,</w:t>
            </w:r>
            <w:bookmarkStart w:id="222" w:name="OLE_LINK9"/>
            <w:bookmarkStart w:id="223" w:name="OLE_LINK10"/>
          </w:p>
          <w:p w14:paraId="0DDA8B2E" w14:textId="49E08682" w:rsidR="00386124" w:rsidRPr="001E01CD" w:rsidRDefault="005C186C" w:rsidP="00CC43C5">
            <w:pPr>
              <w:spacing w:before="120" w:after="120"/>
              <w:rPr>
                <w:i/>
              </w:rPr>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386124" w:rsidRPr="001E01CD">
              <w:rPr>
                <w:i/>
              </w:rPr>
              <w:t xml:space="preserve"> = </w:t>
            </w:r>
            <w:bookmarkStart w:id="224" w:name="OLE_LINK7"/>
            <w:bookmarkStart w:id="225" w:name="OLE_LINK8"/>
            <w:r w:rsidR="00386124" w:rsidRPr="001E01CD">
              <w:rPr>
                <w:i/>
              </w:rPr>
              <w:t>Area of each component of the cross-section.</w:t>
            </w:r>
            <w:bookmarkEnd w:id="224"/>
            <w:bookmarkEnd w:id="225"/>
          </w:p>
          <w:p w14:paraId="4DB2F6F0" w14:textId="19DC59AF" w:rsidR="00386124" w:rsidRPr="001E01CD" w:rsidRDefault="005C186C" w:rsidP="00CC43C5">
            <w:pPr>
              <w:spacing w:after="120"/>
              <w:ind w:left="341" w:hanging="341"/>
              <w:rPr>
                <w:rFonts w:ascii="Calibri" w:eastAsia="Calibri" w:hAnsi="Calibri"/>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86124" w:rsidRPr="001E01CD">
              <w:rPr>
                <w:i/>
              </w:rPr>
              <w:t xml:space="preserve"> = Distance </w:t>
            </w:r>
            <w:r w:rsidR="00BD787A" w:rsidRPr="001E01CD">
              <w:rPr>
                <w:i/>
              </w:rPr>
              <w:t>to</w:t>
            </w:r>
            <w:r w:rsidR="00386124" w:rsidRPr="001E01CD">
              <w:rPr>
                <w:i/>
              </w:rPr>
              <w:t xml:space="preserve"> the centroid of each component</w:t>
            </w:r>
            <w:r w:rsidR="00BD787A" w:rsidRPr="001E01CD">
              <w:rPr>
                <w:i/>
              </w:rPr>
              <w:t xml:space="preserve"> from</w:t>
            </w:r>
            <w:r w:rsidR="00386124" w:rsidRPr="001E01CD">
              <w:rPr>
                <w:i/>
              </w:rPr>
              <w:t xml:space="preserve"> the reference axis</w:t>
            </w:r>
            <w:r w:rsidR="00B2570E" w:rsidRPr="001E01CD">
              <w:rPr>
                <w:i/>
              </w:rPr>
              <w:t xml:space="preserve"> </w:t>
            </w:r>
            <w:bookmarkEnd w:id="222"/>
            <w:bookmarkEnd w:id="223"/>
          </w:p>
        </w:tc>
        <w:tc>
          <w:tcPr>
            <w:tcW w:w="630" w:type="dxa"/>
          </w:tcPr>
          <w:p w14:paraId="65B84581" w14:textId="77777777" w:rsidR="00386124" w:rsidRPr="001E01CD" w:rsidRDefault="00386124" w:rsidP="00CC43C5"/>
        </w:tc>
      </w:tr>
      <w:bookmarkEnd w:id="218"/>
      <w:bookmarkEnd w:id="219"/>
      <w:bookmarkEnd w:id="220"/>
      <w:bookmarkEnd w:id="221"/>
    </w:tbl>
    <w:p w14:paraId="14C94AF3" w14:textId="094D12CA" w:rsidR="00A659E5" w:rsidRPr="001E01CD" w:rsidRDefault="00A659E5" w:rsidP="00CC43C5">
      <w:pPr>
        <w:pStyle w:val="ListParagraph"/>
        <w:ind w:left="0"/>
      </w:pPr>
    </w:p>
    <w:p w14:paraId="51230173" w14:textId="173AF736" w:rsidR="005A4D68" w:rsidRPr="001E01CD" w:rsidRDefault="00F52819" w:rsidP="00CC43C5">
      <w:pPr>
        <w:pStyle w:val="Heading3"/>
      </w:pPr>
      <w:bookmarkStart w:id="226" w:name="_Toc469493902"/>
      <w:r w:rsidRPr="001E01CD">
        <w:t>Moment of Inertia</w:t>
      </w:r>
      <w:bookmarkStart w:id="227" w:name="OLE_LINK33"/>
      <w:bookmarkStart w:id="228" w:name="OLE_LINK34"/>
      <w:bookmarkStart w:id="229" w:name="OLE_LINK35"/>
      <w:bookmarkStart w:id="230" w:name="OLE_LINK36"/>
      <w:r w:rsidRPr="001E01CD">
        <w:t>, I</w:t>
      </w:r>
      <w:r w:rsidRPr="001E01CD">
        <w:rPr>
          <w:vertAlign w:val="subscript"/>
        </w:rPr>
        <w:t>NC</w:t>
      </w:r>
      <w:bookmarkEnd w:id="226"/>
      <w:bookmarkEnd w:id="227"/>
      <w:bookmarkEnd w:id="228"/>
      <w:bookmarkEnd w:id="229"/>
      <w:bookmarkEnd w:id="230"/>
    </w:p>
    <w:p w14:paraId="0C91F7D6" w14:textId="29F0CFA4" w:rsidR="0049195D" w:rsidRPr="001E01CD" w:rsidRDefault="00386124" w:rsidP="00CC43C5">
      <w:bookmarkStart w:id="231" w:name="OLE_LINK19"/>
      <w:bookmarkStart w:id="232" w:name="OLE_LINK20"/>
      <w:bookmarkStart w:id="233" w:name="OLE_LINK32"/>
      <w:r w:rsidRPr="001E01CD">
        <w:t xml:space="preserve">The </w:t>
      </w:r>
      <w:r w:rsidR="0049235A" w:rsidRPr="001E01CD">
        <w:t>moment of i</w:t>
      </w:r>
      <w:r w:rsidRPr="001E01CD">
        <w:t xml:space="preserve">nertia of the non-composite cross-section </w:t>
      </w:r>
      <w:r w:rsidR="00842672" w:rsidRPr="001E01CD">
        <w:t>can be</w:t>
      </w:r>
      <w:r w:rsidRPr="001E01CD">
        <w:t xml:space="preserve"> calculated using the Parallel Axis Theorem</w:t>
      </w:r>
      <w:r w:rsidR="00842672" w:rsidRPr="001E01CD">
        <w:t xml:space="preserve"> and the geometric properties of the girder. If the girder is a known rolled steel section, this value may be found </w:t>
      </w:r>
      <w:r w:rsidR="00D06E43" w:rsidRPr="001E01CD">
        <w:t xml:space="preserve">in the AISC Steel Manual or another </w:t>
      </w:r>
      <w:r w:rsidR="00D06E43" w:rsidRPr="001E01CD">
        <w:lastRenderedPageBreak/>
        <w:t>historical manual for rolled steel members</w:t>
      </w:r>
      <w:r w:rsidR="00842672" w:rsidRPr="001E01CD">
        <w:t xml:space="preserve">. The </w:t>
      </w:r>
      <w:r w:rsidR="00441F04" w:rsidRPr="001E01CD">
        <w:t>equation</w:t>
      </w:r>
      <w:r w:rsidR="00842672" w:rsidRPr="001E01CD">
        <w:t>s below are used to determine the moment of inertia</w:t>
      </w:r>
      <w:r w:rsidR="0049235A" w:rsidRPr="001E01CD">
        <w:t xml:space="preserve"> (for the major or minor axis)</w:t>
      </w:r>
      <w:r w:rsidR="00842672" w:rsidRPr="001E01CD">
        <w:t xml:space="preserve"> of the non-composite cross-section.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678"/>
      </w:tblGrid>
      <w:tr w:rsidR="0049195D" w:rsidRPr="001E01CD" w14:paraId="087B5060" w14:textId="77777777" w:rsidTr="00B22C53">
        <w:trPr>
          <w:trHeight w:val="795"/>
          <w:jc w:val="center"/>
        </w:trPr>
        <w:tc>
          <w:tcPr>
            <w:tcW w:w="8640" w:type="dxa"/>
            <w:vAlign w:val="center"/>
          </w:tcPr>
          <w:p w14:paraId="41983097" w14:textId="10D193EE" w:rsidR="0049195D" w:rsidRPr="001E01CD" w:rsidRDefault="005C186C" w:rsidP="00CC43C5">
            <w:pPr>
              <w:spacing w:before="120" w:after="240"/>
            </w:pPr>
            <m:oMathPara>
              <m:oMath>
                <m:sSub>
                  <m:sSubPr>
                    <m:ctrlPr>
                      <w:rPr>
                        <w:rFonts w:ascii="Cambria Math" w:hAnsi="Cambria Math"/>
                        <w:i/>
                      </w:rPr>
                    </m:ctrlPr>
                  </m:sSubPr>
                  <m:e>
                    <m:r>
                      <w:rPr>
                        <w:rFonts w:ascii="Cambria Math" w:hAnsi="Cambria Math"/>
                      </w:rPr>
                      <m:t>I</m:t>
                    </m:r>
                  </m:e>
                  <m:sub>
                    <m:r>
                      <w:rPr>
                        <w:rFonts w:ascii="Cambria Math" w:hAnsi="Cambria Math"/>
                      </w:rPr>
                      <m:t>NC</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bar>
                          <m:barPr>
                            <m:pos m:val="top"/>
                            <m:ctrlPr>
                              <w:rPr>
                                <w:rFonts w:ascii="Cambria Math" w:hAnsi="Cambria Math"/>
                                <w:i/>
                              </w:rPr>
                            </m:ctrlPr>
                          </m:barPr>
                          <m:e>
                            <m:r>
                              <w:rPr>
                                <w:rFonts w:ascii="Cambria Math" w:hAnsi="Cambria Math"/>
                              </w:rPr>
                              <m:t>I</m:t>
                            </m:r>
                          </m:e>
                        </m:ba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e>
                </m:nary>
              </m:oMath>
            </m:oMathPara>
          </w:p>
          <w:p w14:paraId="068CF736" w14:textId="77777777" w:rsidR="0049195D" w:rsidRPr="001E01CD" w:rsidRDefault="0049195D" w:rsidP="00CC43C5">
            <w:pPr>
              <w:ind w:left="341" w:hanging="341"/>
            </w:pPr>
          </w:p>
        </w:tc>
        <w:tc>
          <w:tcPr>
            <w:tcW w:w="678" w:type="dxa"/>
            <w:vAlign w:val="center"/>
          </w:tcPr>
          <w:p w14:paraId="68F48ABC" w14:textId="454AB55C" w:rsidR="0049195D" w:rsidRPr="001E01CD" w:rsidRDefault="0049195D" w:rsidP="00CC43C5">
            <w:r w:rsidRPr="001E01CD">
              <w:t>(3)</w:t>
            </w:r>
          </w:p>
        </w:tc>
      </w:tr>
      <w:tr w:rsidR="0049195D" w:rsidRPr="001E01CD" w14:paraId="0EB2FDF3" w14:textId="77777777" w:rsidTr="00B22C53">
        <w:trPr>
          <w:trHeight w:val="1335"/>
          <w:jc w:val="center"/>
        </w:trPr>
        <w:tc>
          <w:tcPr>
            <w:tcW w:w="8640" w:type="dxa"/>
            <w:vAlign w:val="center"/>
          </w:tcPr>
          <w:p w14:paraId="78A0C677" w14:textId="65702FDD" w:rsidR="0049195D" w:rsidRPr="001E01CD" w:rsidRDefault="0049195D" w:rsidP="00CC43C5">
            <w:pPr>
              <w:rPr>
                <w:i/>
              </w:rPr>
            </w:pPr>
            <w:r w:rsidRPr="001E01CD">
              <w:rPr>
                <w:i/>
              </w:rPr>
              <w:t xml:space="preserve">Where, </w:t>
            </w:r>
          </w:p>
          <w:p w14:paraId="1BE92BCC" w14:textId="19A692C3" w:rsidR="0049195D" w:rsidRPr="001E01CD" w:rsidRDefault="005C186C" w:rsidP="00CC43C5">
            <w:pPr>
              <w:spacing w:after="240"/>
              <w:rPr>
                <w:i/>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I</m:t>
                        </m:r>
                      </m:e>
                    </m:ba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3</m:t>
                        </m:r>
                      </m:sup>
                    </m:sSubSup>
                  </m:num>
                  <m:den>
                    <m:r>
                      <w:rPr>
                        <w:rFonts w:ascii="Cambria Math" w:hAnsi="Cambria Math"/>
                      </w:rPr>
                      <m:t>12</m:t>
                    </m:r>
                  </m:den>
                </m:f>
              </m:oMath>
            </m:oMathPara>
          </w:p>
          <w:p w14:paraId="4AEAB8DE" w14:textId="0979D9B3" w:rsidR="0049195D" w:rsidRPr="001E01CD" w:rsidRDefault="005C186C" w:rsidP="00CC43C5">
            <w:pPr>
              <w:spacing w:before="120" w:after="120"/>
              <w:rPr>
                <w:i/>
              </w:rPr>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9195D" w:rsidRPr="001E01CD">
              <w:rPr>
                <w:i/>
              </w:rPr>
              <w:t xml:space="preserve"> = Area of each component of the cross-section.</w:t>
            </w:r>
          </w:p>
          <w:p w14:paraId="4D9094F7" w14:textId="77777777" w:rsidR="0049195D" w:rsidRPr="001E01CD" w:rsidRDefault="005C186C" w:rsidP="00CC43C5">
            <w:pPr>
              <w:spacing w:after="120"/>
              <w:ind w:left="341" w:hanging="341"/>
              <w:rPr>
                <w:i/>
              </w:rPr>
            </w:pP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49195D" w:rsidRPr="001E01CD">
              <w:rPr>
                <w:i/>
              </w:rPr>
              <w:t xml:space="preserve"> = Distance from the centroid of each component to the reference axis</w:t>
            </w:r>
          </w:p>
          <w:p w14:paraId="331884D4" w14:textId="78F916FE" w:rsidR="009B4DE6" w:rsidRPr="001E01CD" w:rsidRDefault="005C186C" w:rsidP="00CC43C5">
            <w:pPr>
              <w:spacing w:after="120"/>
              <w:ind w:left="341" w:hanging="341"/>
              <w:rPr>
                <w:rFonts w:ascii="Calibri" w:eastAsia="Calibri" w:hAnsi="Calibri"/>
                <w:i/>
              </w:rPr>
            </w:pPr>
            <m:oMath>
              <m:sSub>
                <m:sSubPr>
                  <m:ctrlPr>
                    <w:rPr>
                      <w:rFonts w:ascii="Cambria Math" w:eastAsia="Calibri" w:hAnsi="Cambria Math"/>
                      <w:i/>
                    </w:rPr>
                  </m:ctrlPr>
                </m:sSubPr>
                <m:e>
                  <m:r>
                    <w:rPr>
                      <w:rFonts w:ascii="Cambria Math" w:eastAsia="Calibri" w:hAnsi="Cambria Math"/>
                    </w:rPr>
                    <m:t>b</m:t>
                  </m:r>
                </m:e>
                <m:sub>
                  <m:r>
                    <w:rPr>
                      <w:rFonts w:ascii="Cambria Math" w:eastAsia="Calibri" w:hAnsi="Cambria Math"/>
                    </w:rPr>
                    <m:t>i</m:t>
                  </m:r>
                </m:sub>
              </m:sSub>
            </m:oMath>
            <w:r w:rsidR="009B4DE6" w:rsidRPr="001E01CD">
              <w:rPr>
                <w:rFonts w:ascii="Calibri" w:eastAsia="Calibri" w:hAnsi="Calibri"/>
              </w:rPr>
              <w:t xml:space="preserve"> </w:t>
            </w:r>
            <w:r w:rsidR="009B4DE6" w:rsidRPr="001E01CD">
              <w:rPr>
                <w:rFonts w:ascii="Calibri" w:eastAsia="Calibri" w:hAnsi="Calibri"/>
                <w:i/>
              </w:rPr>
              <w:t>= width of component base</w:t>
            </w:r>
          </w:p>
          <w:p w14:paraId="5BDD9951" w14:textId="72967F50" w:rsidR="009B4DE6" w:rsidRPr="001E01CD" w:rsidRDefault="005C186C" w:rsidP="00CC43C5">
            <w:pPr>
              <w:spacing w:after="120"/>
              <w:ind w:left="341" w:hanging="341"/>
              <w:rPr>
                <w:rFonts w:ascii="Calibri" w:eastAsia="Calibri" w:hAnsi="Calibri"/>
              </w:rPr>
            </w:pPr>
            <m:oMath>
              <m:sSub>
                <m:sSubPr>
                  <m:ctrlPr>
                    <w:rPr>
                      <w:rFonts w:ascii="Cambria Math" w:eastAsia="Calibri" w:hAnsi="Cambria Math"/>
                      <w:i/>
                    </w:rPr>
                  </m:ctrlPr>
                </m:sSubPr>
                <m:e>
                  <m:r>
                    <w:rPr>
                      <w:rFonts w:ascii="Cambria Math" w:eastAsia="Calibri" w:hAnsi="Cambria Math"/>
                    </w:rPr>
                    <m:t>h</m:t>
                  </m:r>
                </m:e>
                <m:sub>
                  <m:r>
                    <w:rPr>
                      <w:rFonts w:ascii="Cambria Math" w:eastAsia="Calibri" w:hAnsi="Cambria Math"/>
                    </w:rPr>
                    <m:t>i</m:t>
                  </m:r>
                </m:sub>
              </m:sSub>
            </m:oMath>
            <w:r w:rsidR="009B4DE6" w:rsidRPr="001E01CD">
              <w:rPr>
                <w:rFonts w:ascii="Calibri" w:eastAsia="Calibri" w:hAnsi="Calibri"/>
              </w:rPr>
              <w:t xml:space="preserve"> </w:t>
            </w:r>
            <w:r w:rsidR="009B4DE6" w:rsidRPr="001E01CD">
              <w:rPr>
                <w:rFonts w:ascii="Calibri" w:eastAsia="Calibri" w:hAnsi="Calibri"/>
                <w:i/>
              </w:rPr>
              <w:t>= height of component base</w:t>
            </w:r>
          </w:p>
        </w:tc>
        <w:tc>
          <w:tcPr>
            <w:tcW w:w="678" w:type="dxa"/>
          </w:tcPr>
          <w:p w14:paraId="5F4FAD2A" w14:textId="77777777" w:rsidR="0049195D" w:rsidRPr="001E01CD" w:rsidRDefault="0049195D" w:rsidP="00CC43C5"/>
        </w:tc>
      </w:tr>
      <w:bookmarkEnd w:id="231"/>
      <w:bookmarkEnd w:id="232"/>
      <w:bookmarkEnd w:id="233"/>
    </w:tbl>
    <w:p w14:paraId="15358767" w14:textId="77777777" w:rsidR="0049195D" w:rsidRPr="001E01CD" w:rsidRDefault="0049195D" w:rsidP="00CC43C5"/>
    <w:p w14:paraId="422EC4A6" w14:textId="73B412FA" w:rsidR="00F52819" w:rsidRPr="001E01CD" w:rsidRDefault="00F52819" w:rsidP="00CC43C5">
      <w:pPr>
        <w:pStyle w:val="Heading3"/>
      </w:pPr>
      <w:bookmarkStart w:id="234" w:name="_Toc469493903"/>
      <w:r w:rsidRPr="001E01CD">
        <w:t>Section Modulus, S</w:t>
      </w:r>
      <w:r w:rsidRPr="001E01CD">
        <w:rPr>
          <w:vertAlign w:val="subscript"/>
        </w:rPr>
        <w:t>NC</w:t>
      </w:r>
      <w:bookmarkEnd w:id="234"/>
    </w:p>
    <w:p w14:paraId="4FC7E1D0" w14:textId="7BB2363C" w:rsidR="00F52819" w:rsidRPr="001E01CD" w:rsidRDefault="009B4DE6" w:rsidP="00CC43C5">
      <w:r w:rsidRPr="001E01CD">
        <w:t xml:space="preserve">The non-composite section modulus is used to convert the moment acting on the cross-section to the stress present in the extreme fiber due to that moment. The calculation for the section modulus is given by </w:t>
      </w:r>
      <w:r w:rsidR="00441F04" w:rsidRPr="001E01CD">
        <w:t>Equation</w:t>
      </w:r>
      <w:r w:rsidRPr="001E01CD">
        <w:t xml:space="preserve"> </w:t>
      </w:r>
      <w:r w:rsidR="00441F04" w:rsidRPr="001E01CD">
        <w:t>4</w:t>
      </w:r>
      <w:r w:rsidRPr="001E01CD">
        <w:t xml:space="preserve"> below</w:t>
      </w:r>
      <w:r w:rsidR="0049235A" w:rsidRPr="001E01CD">
        <w:t xml:space="preserve"> where the major axis moment of inertia is used</w:t>
      </w:r>
      <w:r w:rsidRPr="001E01CD">
        <w:t>.</w:t>
      </w:r>
      <w:r w:rsidR="00ED3234" w:rsidRPr="001E01CD">
        <w:t xml:space="preserve"> Note: section modulus is defined for the top and bottom extreme fiber of the cross-section. For the non-composite section, the value for the top and bottom is the same.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gridCol w:w="678"/>
      </w:tblGrid>
      <w:tr w:rsidR="009B4DE6" w:rsidRPr="001E01CD" w14:paraId="0D8A1A83" w14:textId="77777777" w:rsidTr="00B22C53">
        <w:trPr>
          <w:trHeight w:val="795"/>
          <w:jc w:val="center"/>
        </w:trPr>
        <w:tc>
          <w:tcPr>
            <w:tcW w:w="8550" w:type="dxa"/>
            <w:vAlign w:val="center"/>
          </w:tcPr>
          <w:bookmarkStart w:id="235" w:name="OLE_LINK45"/>
          <w:bookmarkStart w:id="236" w:name="OLE_LINK46"/>
          <w:bookmarkStart w:id="237" w:name="OLE_LINK47"/>
          <w:p w14:paraId="2B836919" w14:textId="793B8680" w:rsidR="009B4DE6" w:rsidRPr="001E01CD" w:rsidRDefault="005C186C" w:rsidP="00CC43C5">
            <w:pPr>
              <w:spacing w:before="120"/>
            </w:pPr>
            <m:oMathPara>
              <m:oMath>
                <m:sSub>
                  <m:sSubPr>
                    <m:ctrlPr>
                      <w:rPr>
                        <w:rFonts w:ascii="Cambria Math" w:hAnsi="Cambria Math"/>
                        <w:i/>
                      </w:rPr>
                    </m:ctrlPr>
                  </m:sSubPr>
                  <m:e>
                    <m:r>
                      <w:rPr>
                        <w:rFonts w:ascii="Cambria Math" w:hAnsi="Cambria Math"/>
                      </w:rPr>
                      <m:t>S</m:t>
                    </m:r>
                  </m:e>
                  <m:sub>
                    <m:r>
                      <w:rPr>
                        <w:rFonts w:ascii="Cambria Math" w:hAnsi="Cambria Math"/>
                      </w:rPr>
                      <m:t>NC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NC</m:t>
                        </m:r>
                      </m:sub>
                    </m:sSub>
                  </m:num>
                  <m:den>
                    <m:sSub>
                      <m:sSubPr>
                        <m:ctrlPr>
                          <w:rPr>
                            <w:rFonts w:ascii="Cambria Math" w:hAnsi="Cambria Math"/>
                            <w:i/>
                          </w:rPr>
                        </m:ctrlPr>
                      </m:sSubPr>
                      <m:e>
                        <m:r>
                          <w:rPr>
                            <w:rFonts w:ascii="Cambria Math" w:hAnsi="Cambria Math"/>
                          </w:rPr>
                          <m:t>y</m:t>
                        </m:r>
                      </m:e>
                      <m:sub>
                        <m:r>
                          <w:rPr>
                            <w:rFonts w:ascii="Cambria Math" w:hAnsi="Cambria Math"/>
                          </w:rPr>
                          <m:t>NC</m:t>
                        </m:r>
                      </m:sub>
                    </m:sSub>
                  </m:den>
                </m:f>
              </m:oMath>
            </m:oMathPara>
          </w:p>
          <w:p w14:paraId="6B63C137" w14:textId="77777777" w:rsidR="009B4DE6" w:rsidRPr="001E01CD" w:rsidRDefault="009B4DE6" w:rsidP="00CC43C5">
            <w:pPr>
              <w:ind w:left="341" w:hanging="341"/>
            </w:pPr>
          </w:p>
        </w:tc>
        <w:tc>
          <w:tcPr>
            <w:tcW w:w="678" w:type="dxa"/>
            <w:vAlign w:val="center"/>
          </w:tcPr>
          <w:p w14:paraId="6CF852B7" w14:textId="28CA6213" w:rsidR="009B4DE6" w:rsidRPr="001E01CD" w:rsidRDefault="009B4DE6" w:rsidP="00CC43C5">
            <w:r w:rsidRPr="001E01CD">
              <w:t>(</w:t>
            </w:r>
            <w:r w:rsidR="006A2F06" w:rsidRPr="001E01CD">
              <w:t>4</w:t>
            </w:r>
            <w:r w:rsidRPr="001E01CD">
              <w:t>)</w:t>
            </w:r>
          </w:p>
        </w:tc>
      </w:tr>
      <w:bookmarkEnd w:id="235"/>
      <w:bookmarkEnd w:id="236"/>
      <w:bookmarkEnd w:id="237"/>
    </w:tbl>
    <w:p w14:paraId="0C0F7E7F" w14:textId="77214060" w:rsidR="00CD0C98" w:rsidRPr="001E01CD" w:rsidRDefault="00CD0C98" w:rsidP="00CC43C5"/>
    <w:p w14:paraId="667F6711" w14:textId="538201A4" w:rsidR="00F60D9A" w:rsidRPr="001E01CD" w:rsidRDefault="00F60D9A" w:rsidP="00CC43C5">
      <w:pPr>
        <w:pStyle w:val="Heading2"/>
      </w:pPr>
      <w:bookmarkStart w:id="238" w:name="_Toc469493904"/>
      <w:r w:rsidRPr="001E01CD">
        <w:t>Composite Section Properties</w:t>
      </w:r>
      <w:bookmarkEnd w:id="238"/>
    </w:p>
    <w:p w14:paraId="3D85D31C" w14:textId="4E324BE7" w:rsidR="00F52819" w:rsidRPr="001E01CD" w:rsidRDefault="006A2F06" w:rsidP="00CC43C5">
      <w:r w:rsidRPr="001E01CD">
        <w:t xml:space="preserve">Composite section properties include the stiffness contribution of the concrete deck. The </w:t>
      </w:r>
      <w:r w:rsidR="00441F04" w:rsidRPr="001E01CD">
        <w:t>Equation</w:t>
      </w:r>
      <w:r w:rsidRPr="001E01CD">
        <w:t xml:space="preserve">s used to calculate long term and short term composite section properties are defined in this section. </w:t>
      </w:r>
    </w:p>
    <w:p w14:paraId="5778A537" w14:textId="77777777" w:rsidR="00441F04" w:rsidRPr="001E01CD" w:rsidRDefault="004401C7" w:rsidP="00441F04">
      <w:pPr>
        <w:keepNext/>
      </w:pPr>
      <w:r w:rsidRPr="001E01CD">
        <w:rPr>
          <w:noProof/>
        </w:rPr>
        <w:lastRenderedPageBreak/>
        <w:drawing>
          <wp:inline distT="0" distB="0" distL="0" distR="0" wp14:anchorId="1FF2C6E5" wp14:editId="14DB678E">
            <wp:extent cx="3357196" cy="3017520"/>
            <wp:effectExtent l="0" t="0" r="0" b="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7196" cy="3017520"/>
                    </a:xfrm>
                    <a:prstGeom prst="rect">
                      <a:avLst/>
                    </a:prstGeom>
                    <a:noFill/>
                  </pic:spPr>
                </pic:pic>
              </a:graphicData>
            </a:graphic>
          </wp:inline>
        </w:drawing>
      </w:r>
    </w:p>
    <w:p w14:paraId="61AFAFA3" w14:textId="3C8B2E2E" w:rsidR="00B2432A" w:rsidRPr="001E01CD" w:rsidRDefault="00441F04" w:rsidP="00441F04">
      <w:pPr>
        <w:pStyle w:val="Caption"/>
        <w:jc w:val="left"/>
      </w:pPr>
      <w:bookmarkStart w:id="239" w:name="_Toc469555970"/>
      <w:r w:rsidRPr="001E01CD">
        <w:t xml:space="preserve">Figure </w:t>
      </w:r>
      <w:fldSimple w:instr=" SEQ Figure \* ARABIC ">
        <w:r w:rsidR="00DF160C" w:rsidRPr="001E01CD">
          <w:rPr>
            <w:noProof/>
          </w:rPr>
          <w:t>16</w:t>
        </w:r>
      </w:fldSimple>
      <w:r w:rsidRPr="001E01CD">
        <w:t>. Reference diagram for calculation of composite section properties.</w:t>
      </w:r>
      <w:bookmarkEnd w:id="239"/>
    </w:p>
    <w:p w14:paraId="55FEFCD9" w14:textId="77777777" w:rsidR="00441F04" w:rsidRPr="001E01CD" w:rsidRDefault="00441F04" w:rsidP="00441F04"/>
    <w:p w14:paraId="0584D23C" w14:textId="06B5AE09" w:rsidR="00F52819" w:rsidRPr="001E01CD" w:rsidRDefault="00F52819" w:rsidP="00CC43C5">
      <w:pPr>
        <w:pStyle w:val="Heading3"/>
      </w:pPr>
      <w:bookmarkStart w:id="240" w:name="_Toc469493905"/>
      <w:r w:rsidRPr="001E01CD">
        <w:t>Long Term vs. Short Term Composite</w:t>
      </w:r>
      <w:bookmarkEnd w:id="240"/>
    </w:p>
    <w:p w14:paraId="02E244C6" w14:textId="40002637" w:rsidR="00F52819" w:rsidRPr="001E01CD" w:rsidRDefault="00DB4267" w:rsidP="00CC43C5">
      <w:r w:rsidRPr="001E01CD">
        <w:t xml:space="preserve">Long term </w:t>
      </w:r>
      <w:r w:rsidR="00FA4F19" w:rsidRPr="001E01CD">
        <w:t xml:space="preserve">composite </w:t>
      </w:r>
      <w:r w:rsidRPr="001E01CD">
        <w:t xml:space="preserve">section properties are used </w:t>
      </w:r>
      <w:r w:rsidR="00FA4F19" w:rsidRPr="001E01CD">
        <w:t xml:space="preserve">for permanent loads applied after the concrete slab has hardened (i.e. superimposed dead load). Short term composite section properties are used for transient loads applied after the deck has hardened (i.e. live load). </w:t>
      </w:r>
      <w:r w:rsidR="0078332F" w:rsidRPr="001E01CD">
        <w:t>S</w:t>
      </w:r>
      <w:r w:rsidR="00FA4F19" w:rsidRPr="001E01CD">
        <w:t xml:space="preserve">ection properties are </w:t>
      </w:r>
      <w:r w:rsidR="0078332F" w:rsidRPr="001E01CD">
        <w:t>transformed into long term or short term</w:t>
      </w:r>
      <w:r w:rsidR="00FA4F19" w:rsidRPr="001E01CD">
        <w:t xml:space="preserve"> by a factor of the modular ratio </w:t>
      </w:r>
      <w:r w:rsidR="00FA4F19" w:rsidRPr="001E01CD">
        <w:rPr>
          <w:i/>
        </w:rPr>
        <w:t>n</w:t>
      </w:r>
      <w:r w:rsidR="00FA4F19" w:rsidRPr="001E01CD">
        <w:t xml:space="preserve"> as defined in </w:t>
      </w:r>
      <w:r w:rsidR="00AA21B3">
        <w:fldChar w:fldCharType="begin"/>
      </w:r>
      <w:r w:rsidR="00AA21B3">
        <w:instrText xml:space="preserve"> REF _Ref469510978 \h </w:instrText>
      </w:r>
      <w:r w:rsidR="00AA21B3">
        <w:fldChar w:fldCharType="separate"/>
      </w:r>
      <w:r w:rsidR="00AA21B3" w:rsidRPr="001E01CD">
        <w:t xml:space="preserve">Table </w:t>
      </w:r>
      <w:r w:rsidR="00AA21B3" w:rsidRPr="001E01CD">
        <w:rPr>
          <w:noProof/>
        </w:rPr>
        <w:t>7</w:t>
      </w:r>
      <w:r w:rsidR="00AA21B3">
        <w:fldChar w:fldCharType="end"/>
      </w:r>
      <w:r w:rsidR="00FA4F19" w:rsidRPr="001E01CD">
        <w:t xml:space="preserve"> below.</w:t>
      </w:r>
    </w:p>
    <w:p w14:paraId="2C5D3B10" w14:textId="00928E20" w:rsidR="00441F04" w:rsidRPr="001E01CD" w:rsidRDefault="00441F04" w:rsidP="00441F04">
      <w:pPr>
        <w:pStyle w:val="Caption"/>
        <w:keepNext/>
      </w:pPr>
      <w:bookmarkStart w:id="241" w:name="_Ref469510978"/>
      <w:bookmarkStart w:id="242" w:name="_Toc469555978"/>
      <w:r w:rsidRPr="001E01CD">
        <w:t xml:space="preserve">Table </w:t>
      </w:r>
      <w:fldSimple w:instr=" SEQ Table \* ARABIC ">
        <w:r w:rsidR="00AA21B3">
          <w:rPr>
            <w:noProof/>
          </w:rPr>
          <w:t>7</w:t>
        </w:r>
      </w:fldSimple>
      <w:bookmarkEnd w:id="241"/>
      <w:r w:rsidRPr="001E01CD">
        <w:t>. Modular ratio for transformation of short term and long term composite section</w:t>
      </w:r>
      <w:bookmarkEnd w:id="242"/>
    </w:p>
    <w:tbl>
      <w:tblPr>
        <w:tblStyle w:val="TableGrid"/>
        <w:tblW w:w="0" w:type="auto"/>
        <w:jc w:val="center"/>
        <w:tblLook w:val="04A0" w:firstRow="1" w:lastRow="0" w:firstColumn="1" w:lastColumn="0" w:noHBand="0" w:noVBand="1"/>
      </w:tblPr>
      <w:tblGrid>
        <w:gridCol w:w="4314"/>
        <w:gridCol w:w="4316"/>
      </w:tblGrid>
      <w:tr w:rsidR="00FA4F19" w:rsidRPr="001E01CD" w14:paraId="468F264D" w14:textId="77777777" w:rsidTr="00B22C53">
        <w:trPr>
          <w:jc w:val="center"/>
        </w:trPr>
        <w:tc>
          <w:tcPr>
            <w:tcW w:w="4314" w:type="dxa"/>
            <w:vAlign w:val="center"/>
          </w:tcPr>
          <w:p w14:paraId="678A13B3" w14:textId="6895A04B" w:rsidR="00FA4F19" w:rsidRPr="001E01CD" w:rsidRDefault="00FA4F19" w:rsidP="00CC43C5">
            <w:pPr>
              <w:rPr>
                <w:b/>
              </w:rPr>
            </w:pPr>
            <w:r w:rsidRPr="001E01CD">
              <w:rPr>
                <w:b/>
              </w:rPr>
              <w:t xml:space="preserve">Modular Ratio, </w:t>
            </w:r>
            <w:r w:rsidRPr="001E01CD">
              <w:rPr>
                <w:b/>
                <w:i/>
              </w:rPr>
              <w:t>n</w:t>
            </w:r>
          </w:p>
        </w:tc>
        <w:tc>
          <w:tcPr>
            <w:tcW w:w="4316" w:type="dxa"/>
          </w:tcPr>
          <w:p w14:paraId="4BB679F8" w14:textId="0ABB5028" w:rsidR="00FA4F19" w:rsidRPr="001E01CD" w:rsidRDefault="00FA4F19" w:rsidP="00CC43C5">
            <w:pPr>
              <w:spacing w:before="120"/>
            </w:pPr>
            <w:bookmarkStart w:id="243" w:name="OLE_LINK12"/>
            <w:bookmarkStart w:id="244" w:name="OLE_LINK13"/>
            <m:oMathPara>
              <m:oMath>
                <m:r>
                  <w:rPr>
                    <w:rFonts w:ascii="Cambria Math" w:hAnsi="Cambria Math"/>
                  </w:rPr>
                  <m:t>n</m:t>
                </m:r>
                <w:bookmarkEnd w:id="243"/>
                <w:bookmarkEnd w:id="244"/>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s</m:t>
                        </m:r>
                      </m:sub>
                    </m:sSub>
                  </m:num>
                  <m:den>
                    <m:sSub>
                      <m:sSubPr>
                        <m:ctrlPr>
                          <w:rPr>
                            <w:rFonts w:ascii="Cambria Math" w:hAnsi="Cambria Math"/>
                            <w:i/>
                          </w:rPr>
                        </m:ctrlPr>
                      </m:sSubPr>
                      <m:e>
                        <m:r>
                          <w:rPr>
                            <w:rFonts w:ascii="Cambria Math" w:hAnsi="Cambria Math"/>
                          </w:rPr>
                          <m:t>E</m:t>
                        </m:r>
                      </m:e>
                      <m:sub>
                        <m:r>
                          <w:rPr>
                            <w:rFonts w:ascii="Cambria Math" w:hAnsi="Cambria Math"/>
                          </w:rPr>
                          <m:t>c</m:t>
                        </m:r>
                      </m:sub>
                    </m:sSub>
                  </m:den>
                </m:f>
              </m:oMath>
            </m:oMathPara>
          </w:p>
          <w:p w14:paraId="3042B02B" w14:textId="77777777" w:rsidR="00FA4F19" w:rsidRPr="001E01CD" w:rsidRDefault="00FA4F19" w:rsidP="00CC43C5">
            <w:pPr>
              <w:spacing w:before="120" w:after="120"/>
            </w:pPr>
            <w:r w:rsidRPr="001E01CD">
              <w:t>Where,</w:t>
            </w:r>
          </w:p>
          <w:bookmarkStart w:id="245" w:name="OLE_LINK11"/>
          <w:p w14:paraId="03FA4851" w14:textId="2185203E" w:rsidR="00FA4F19" w:rsidRPr="001E01CD" w:rsidRDefault="005C186C" w:rsidP="00CC43C5">
            <m:oMath>
              <m:sSub>
                <m:sSubPr>
                  <m:ctrlPr>
                    <w:rPr>
                      <w:rFonts w:ascii="Cambria Math" w:hAnsi="Cambria Math"/>
                      <w:i/>
                    </w:rPr>
                  </m:ctrlPr>
                </m:sSubPr>
                <m:e>
                  <m:r>
                    <w:rPr>
                      <w:rFonts w:ascii="Cambria Math" w:hAnsi="Cambria Math"/>
                    </w:rPr>
                    <m:t>E</m:t>
                  </m:r>
                </m:e>
                <m:sub>
                  <m:r>
                    <w:rPr>
                      <w:rFonts w:ascii="Cambria Math" w:hAnsi="Cambria Math"/>
                    </w:rPr>
                    <m:t>s</m:t>
                  </m:r>
                </m:sub>
              </m:sSub>
            </m:oMath>
            <w:r w:rsidR="00FA4F19" w:rsidRPr="001E01CD">
              <w:t xml:space="preserve"> = Modulus of Elasticity of Steel Girder</w:t>
            </w:r>
          </w:p>
          <w:bookmarkEnd w:id="245"/>
          <w:p w14:paraId="3722A134" w14:textId="3A0D256A" w:rsidR="00FA4F19" w:rsidRPr="001E01CD" w:rsidRDefault="005C186C" w:rsidP="00CC43C5">
            <m:oMath>
              <m:sSub>
                <m:sSubPr>
                  <m:ctrlPr>
                    <w:rPr>
                      <w:rFonts w:ascii="Cambria Math" w:hAnsi="Cambria Math"/>
                      <w:i/>
                    </w:rPr>
                  </m:ctrlPr>
                </m:sSubPr>
                <m:e>
                  <m:r>
                    <w:rPr>
                      <w:rFonts w:ascii="Cambria Math" w:hAnsi="Cambria Math"/>
                    </w:rPr>
                    <m:t>E</m:t>
                  </m:r>
                </m:e>
                <m:sub>
                  <m:r>
                    <w:rPr>
                      <w:rFonts w:ascii="Cambria Math" w:hAnsi="Cambria Math"/>
                    </w:rPr>
                    <m:t>c</m:t>
                  </m:r>
                </m:sub>
              </m:sSub>
            </m:oMath>
            <w:r w:rsidR="00FA4F19" w:rsidRPr="001E01CD">
              <w:t xml:space="preserve"> = Modulus</w:t>
            </w:r>
            <w:r w:rsidR="00441F04" w:rsidRPr="001E01CD">
              <w:t xml:space="preserve"> of Elasticity of Concrete Deck</w:t>
            </w:r>
          </w:p>
        </w:tc>
      </w:tr>
      <w:tr w:rsidR="00FA4F19" w:rsidRPr="001E01CD" w14:paraId="63A318C5" w14:textId="77777777" w:rsidTr="00B22C53">
        <w:trPr>
          <w:trHeight w:val="395"/>
          <w:jc w:val="center"/>
        </w:trPr>
        <w:tc>
          <w:tcPr>
            <w:tcW w:w="4314" w:type="dxa"/>
            <w:vAlign w:val="center"/>
          </w:tcPr>
          <w:p w14:paraId="7CBD2CB7" w14:textId="4185E341" w:rsidR="00FA4F19" w:rsidRPr="001E01CD" w:rsidRDefault="00FA4F19" w:rsidP="00CC43C5">
            <w:pPr>
              <w:rPr>
                <w:b/>
              </w:rPr>
            </w:pPr>
            <w:r w:rsidRPr="001E01CD">
              <w:rPr>
                <w:b/>
              </w:rPr>
              <w:t>Long Term</w:t>
            </w:r>
          </w:p>
        </w:tc>
        <w:tc>
          <w:tcPr>
            <w:tcW w:w="4316" w:type="dxa"/>
            <w:vAlign w:val="center"/>
          </w:tcPr>
          <w:p w14:paraId="00695308" w14:textId="15F145FD" w:rsidR="00FA4F19" w:rsidRPr="001E01CD" w:rsidRDefault="00331DA7" w:rsidP="00CC43C5">
            <w:pPr>
              <w:rPr>
                <w:i/>
              </w:rPr>
            </w:pPr>
            <m:oMathPara>
              <m:oMath>
                <m:r>
                  <w:rPr>
                    <w:rFonts w:ascii="Cambria Math" w:hAnsi="Cambria Math"/>
                  </w:rPr>
                  <m:t>3n</m:t>
                </m:r>
              </m:oMath>
            </m:oMathPara>
          </w:p>
        </w:tc>
      </w:tr>
      <w:tr w:rsidR="00FA4F19" w:rsidRPr="001E01CD" w14:paraId="420E9482" w14:textId="77777777" w:rsidTr="00B22C53">
        <w:trPr>
          <w:trHeight w:val="377"/>
          <w:jc w:val="center"/>
        </w:trPr>
        <w:tc>
          <w:tcPr>
            <w:tcW w:w="4314" w:type="dxa"/>
            <w:vAlign w:val="center"/>
          </w:tcPr>
          <w:p w14:paraId="02FA269F" w14:textId="30C2AC54" w:rsidR="00FA4F19" w:rsidRPr="001E01CD" w:rsidRDefault="00FA4F19" w:rsidP="00CC43C5">
            <w:pPr>
              <w:rPr>
                <w:b/>
              </w:rPr>
            </w:pPr>
            <w:r w:rsidRPr="001E01CD">
              <w:rPr>
                <w:b/>
              </w:rPr>
              <w:t>Short Term</w:t>
            </w:r>
          </w:p>
        </w:tc>
        <w:tc>
          <w:tcPr>
            <w:tcW w:w="4316" w:type="dxa"/>
            <w:vAlign w:val="center"/>
          </w:tcPr>
          <w:p w14:paraId="51A85696" w14:textId="316829C0" w:rsidR="00FA4F19" w:rsidRPr="001E01CD" w:rsidRDefault="00331DA7" w:rsidP="00CC43C5">
            <w:pPr>
              <w:rPr>
                <w:i/>
              </w:rPr>
            </w:pPr>
            <m:oMathPara>
              <m:oMath>
                <m:r>
                  <w:rPr>
                    <w:rFonts w:ascii="Cambria Math" w:hAnsi="Cambria Math"/>
                  </w:rPr>
                  <m:t>n</m:t>
                </m:r>
              </m:oMath>
            </m:oMathPara>
          </w:p>
        </w:tc>
      </w:tr>
    </w:tbl>
    <w:p w14:paraId="41EB05EF" w14:textId="77777777" w:rsidR="00FA4F19" w:rsidRPr="001E01CD" w:rsidRDefault="00FA4F19" w:rsidP="00CC43C5"/>
    <w:p w14:paraId="69D0FDA4" w14:textId="76D0D7E0" w:rsidR="00F52819" w:rsidRPr="001E01CD" w:rsidRDefault="00F52819" w:rsidP="00CC43C5">
      <w:pPr>
        <w:pStyle w:val="Heading3"/>
      </w:pPr>
      <w:bookmarkStart w:id="246" w:name="_Toc469493906"/>
      <w:r w:rsidRPr="001E01CD">
        <w:t>Effective Width &amp; Area of Concrete Deck</w:t>
      </w:r>
      <w:bookmarkEnd w:id="246"/>
    </w:p>
    <w:p w14:paraId="3A25FB67" w14:textId="346AAFC6" w:rsidR="00010EF5" w:rsidRPr="001E01CD" w:rsidRDefault="0078332F" w:rsidP="00CC43C5">
      <w:r w:rsidRPr="001E01CD">
        <w:t>The effective width</w:t>
      </w:r>
      <w:r w:rsidR="00010EF5" w:rsidRPr="001E01CD">
        <w:t xml:space="preserve"> (b</w:t>
      </w:r>
      <w:r w:rsidR="00010EF5" w:rsidRPr="001E01CD">
        <w:rPr>
          <w:i/>
          <w:vertAlign w:val="subscript"/>
        </w:rPr>
        <w:t>e</w:t>
      </w:r>
      <w:r w:rsidR="00010EF5" w:rsidRPr="001E01CD">
        <w:t>)</w:t>
      </w:r>
      <w:r w:rsidRPr="001E01CD">
        <w:t xml:space="preserve"> of the concrete deck is defined as the tributary </w:t>
      </w:r>
      <w:r w:rsidR="00D06E43" w:rsidRPr="001E01CD">
        <w:t>width</w:t>
      </w:r>
      <w:r w:rsidRPr="001E01CD">
        <w:t xml:space="preserve"> of the deck between girders. For interior girders, the effective</w:t>
      </w:r>
      <w:r w:rsidR="00010EF5" w:rsidRPr="001E01CD">
        <w:t xml:space="preserve"> width is equal to half of the girder spacing. For exterior girders, the effective width is equal to half of the girder spacing plus the width of the overhang, if applicable. The effective width is transformed into </w:t>
      </w:r>
      <w:bookmarkStart w:id="247" w:name="OLE_LINK16"/>
      <w:bookmarkStart w:id="248" w:name="OLE_LINK17"/>
      <w:bookmarkStart w:id="249" w:name="OLE_LINK18"/>
      <w:r w:rsidR="00010EF5" w:rsidRPr="001E01CD">
        <w:t xml:space="preserve">long term </w:t>
      </w:r>
      <w:bookmarkStart w:id="250" w:name="OLE_LINK14"/>
      <w:bookmarkStart w:id="251" w:name="OLE_LINK15"/>
      <w:r w:rsidR="00010EF5" w:rsidRPr="001E01CD">
        <w:t>(b</w:t>
      </w:r>
      <w:r w:rsidR="00010EF5" w:rsidRPr="001E01CD">
        <w:rPr>
          <w:i/>
          <w:vertAlign w:val="subscript"/>
        </w:rPr>
        <w:t>e-LT</w:t>
      </w:r>
      <w:r w:rsidR="00010EF5" w:rsidRPr="001E01CD">
        <w:t xml:space="preserve">) </w:t>
      </w:r>
      <w:bookmarkEnd w:id="250"/>
      <w:bookmarkEnd w:id="251"/>
      <w:r w:rsidR="00010EF5" w:rsidRPr="001E01CD">
        <w:t>and short term (b</w:t>
      </w:r>
      <w:r w:rsidR="00010EF5" w:rsidRPr="001E01CD">
        <w:rPr>
          <w:i/>
          <w:vertAlign w:val="subscript"/>
        </w:rPr>
        <w:t>e-ST</w:t>
      </w:r>
      <w:r w:rsidR="00010EF5" w:rsidRPr="001E01CD">
        <w:t xml:space="preserve">) effective </w:t>
      </w:r>
      <w:bookmarkEnd w:id="247"/>
      <w:bookmarkEnd w:id="248"/>
      <w:bookmarkEnd w:id="249"/>
      <w:r w:rsidR="00010EF5" w:rsidRPr="001E01CD">
        <w:t>width by dividing by the respective long term (</w:t>
      </w:r>
      <w:r w:rsidR="00010EF5" w:rsidRPr="001E01CD">
        <w:rPr>
          <w:i/>
        </w:rPr>
        <w:t>3n</w:t>
      </w:r>
      <w:r w:rsidR="00010EF5" w:rsidRPr="001E01CD">
        <w:t>) and short term (</w:t>
      </w:r>
      <w:r w:rsidR="00010EF5" w:rsidRPr="001E01CD">
        <w:rPr>
          <w:i/>
        </w:rPr>
        <w:t>n</w:t>
      </w:r>
      <w:r w:rsidR="00010EF5" w:rsidRPr="001E01CD">
        <w:t>)</w:t>
      </w:r>
      <w:r w:rsidR="00D06E43" w:rsidRPr="001E01CD">
        <w:t xml:space="preserve"> modular ratio</w:t>
      </w:r>
      <w:r w:rsidR="00010EF5" w:rsidRPr="001E01CD">
        <w:t>. The long term (A</w:t>
      </w:r>
      <w:r w:rsidR="00010EF5" w:rsidRPr="001E01CD">
        <w:rPr>
          <w:i/>
          <w:vertAlign w:val="subscript"/>
        </w:rPr>
        <w:t>LT</w:t>
      </w:r>
      <w:r w:rsidR="00010EF5" w:rsidRPr="001E01CD">
        <w:t>) and short term (A</w:t>
      </w:r>
      <w:r w:rsidR="00010EF5" w:rsidRPr="001E01CD">
        <w:rPr>
          <w:i/>
          <w:vertAlign w:val="subscript"/>
        </w:rPr>
        <w:t>ST</w:t>
      </w:r>
      <w:r w:rsidR="00010EF5" w:rsidRPr="001E01CD">
        <w:t xml:space="preserve">) effective area of the cross-section equals the thickness of the concrete slab multiplied by the respective effective widths. </w:t>
      </w:r>
      <w:r w:rsidR="00AE1385" w:rsidRPr="001E01CD">
        <w:t xml:space="preserve">If a concrete haunch exists, the cross-sectional area of the haunch should be transformed </w:t>
      </w:r>
      <w:r w:rsidR="00BE5C51" w:rsidRPr="001E01CD">
        <w:t>in similar fashion.</w:t>
      </w:r>
      <w:r w:rsidR="00AE1385" w:rsidRPr="001E01CD">
        <w:t xml:space="preserve"> </w:t>
      </w:r>
      <w:r w:rsidR="00010EF5" w:rsidRPr="001E01CD">
        <w:t>The long term and short term effective width and area are used</w:t>
      </w:r>
      <w:r w:rsidR="00AA2DC0" w:rsidRPr="001E01CD">
        <w:t xml:space="preserve"> in the calculation of other long term and short term composite section properties.</w:t>
      </w:r>
    </w:p>
    <w:p w14:paraId="7CE7AC74" w14:textId="11826F86" w:rsidR="00F52819" w:rsidRPr="001E01CD" w:rsidRDefault="00F52819" w:rsidP="00CC43C5">
      <w:pPr>
        <w:pStyle w:val="Heading3"/>
      </w:pPr>
      <w:bookmarkStart w:id="252" w:name="_Toc469493907"/>
      <w:r w:rsidRPr="001E01CD">
        <w:t>Location of the Composite Neutral Axis</w:t>
      </w:r>
      <w:r w:rsidR="00AA2DC0" w:rsidRPr="001E01CD">
        <w:t xml:space="preserve">, </w:t>
      </w:r>
      <w:proofErr w:type="spellStart"/>
      <w:r w:rsidR="00AA2DC0" w:rsidRPr="001E01CD">
        <w:t>y</w:t>
      </w:r>
      <w:r w:rsidR="00AA2DC0" w:rsidRPr="001E01CD">
        <w:rPr>
          <w:vertAlign w:val="subscript"/>
        </w:rPr>
        <w:t>LT</w:t>
      </w:r>
      <w:proofErr w:type="spellEnd"/>
      <w:r w:rsidR="00AA2DC0" w:rsidRPr="001E01CD">
        <w:rPr>
          <w:vertAlign w:val="subscript"/>
        </w:rPr>
        <w:t xml:space="preserve"> </w:t>
      </w:r>
      <w:r w:rsidR="00AA2DC0" w:rsidRPr="001E01CD">
        <w:t xml:space="preserve">&amp; </w:t>
      </w:r>
      <w:proofErr w:type="spellStart"/>
      <w:r w:rsidR="00AA2DC0" w:rsidRPr="001E01CD">
        <w:t>y</w:t>
      </w:r>
      <w:r w:rsidR="00AA2DC0" w:rsidRPr="001E01CD">
        <w:rPr>
          <w:vertAlign w:val="subscript"/>
        </w:rPr>
        <w:t>ST</w:t>
      </w:r>
      <w:bookmarkEnd w:id="252"/>
      <w:proofErr w:type="spellEnd"/>
    </w:p>
    <w:p w14:paraId="7803593B" w14:textId="4AFACD11" w:rsidR="00AA2DC0" w:rsidRPr="001E01CD" w:rsidRDefault="00AA2DC0" w:rsidP="00CC43C5">
      <w:pPr>
        <w:pStyle w:val="ListParagraph"/>
        <w:ind w:left="0"/>
      </w:pPr>
      <w:r w:rsidRPr="001E01CD">
        <w:t xml:space="preserve">The location of the neutral axis defines distance from the extreme fiber to the centroids of the long term and short term composite cross-sections. </w:t>
      </w:r>
      <w:r w:rsidR="00441F04" w:rsidRPr="001E01CD">
        <w:t>Equation</w:t>
      </w:r>
      <w:r w:rsidRPr="001E01CD">
        <w:t xml:space="preserve"> </w:t>
      </w:r>
      <w:r w:rsidR="00DF160C" w:rsidRPr="001E01CD">
        <w:t>5</w:t>
      </w:r>
      <w:r w:rsidRPr="001E01CD">
        <w:t xml:space="preserve"> below is an extension of </w:t>
      </w:r>
      <w:r w:rsidR="00441F04" w:rsidRPr="001E01CD">
        <w:t>Equation</w:t>
      </w:r>
      <w:r w:rsidRPr="001E01CD">
        <w:t xml:space="preserve"> 2, and can be used to determine the location of the long term and short term composite neutral axes.</w:t>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0"/>
        <w:gridCol w:w="630"/>
      </w:tblGrid>
      <w:tr w:rsidR="00AA2DC0" w:rsidRPr="001E01CD" w14:paraId="2F404765" w14:textId="77777777" w:rsidTr="00B22C53">
        <w:trPr>
          <w:trHeight w:val="795"/>
          <w:jc w:val="center"/>
        </w:trPr>
        <w:tc>
          <w:tcPr>
            <w:tcW w:w="8730" w:type="dxa"/>
            <w:vAlign w:val="center"/>
          </w:tcPr>
          <w:p w14:paraId="338332DB" w14:textId="142E1920" w:rsidR="00AA2DC0" w:rsidRPr="001E01CD" w:rsidRDefault="005C186C" w:rsidP="00CC43C5">
            <w:pPr>
              <w:spacing w:before="120" w:after="240"/>
            </w:pPr>
            <m:oMathPara>
              <m:oMath>
                <m:sSub>
                  <m:sSubPr>
                    <m:ctrlPr>
                      <w:rPr>
                        <w:rFonts w:ascii="Cambria Math" w:hAnsi="Cambria Math"/>
                        <w:i/>
                      </w:rPr>
                    </m:ctrlPr>
                  </m:sSubPr>
                  <m:e>
                    <m:r>
                      <w:rPr>
                        <w:rFonts w:ascii="Cambria Math" w:hAnsi="Cambria Math"/>
                      </w:rPr>
                      <m:t>y</m:t>
                    </m:r>
                  </m:e>
                  <m:sub>
                    <m:r>
                      <w:rPr>
                        <w:rFonts w:ascii="Cambria Math" w:hAnsi="Cambria Math"/>
                      </w:rPr>
                      <m:t>LT,ST</m:t>
                    </m:r>
                  </m:sub>
                </m:sSub>
                <m:r>
                  <w:rPr>
                    <w:rFonts w:ascii="Cambria Math" w:hAnsi="Cambria Math"/>
                  </w:rPr>
                  <m:t>=</m:t>
                </m:r>
                <m:f>
                  <m:fPr>
                    <m:ctrlPr>
                      <w:rPr>
                        <w:rFonts w:ascii="Cambria Math" w:hAnsi="Cambria Math"/>
                        <w:i/>
                      </w:rPr>
                    </m:ctrlPr>
                  </m:fPr>
                  <m:num>
                    <w:bookmarkStart w:id="253" w:name="OLE_LINK28"/>
                    <w:bookmarkStart w:id="254" w:name="OLE_LINK29"/>
                    <m:sSub>
                      <m:sSubPr>
                        <m:ctrlPr>
                          <w:rPr>
                            <w:rFonts w:ascii="Cambria Math" w:hAnsi="Cambria Math"/>
                            <w:i/>
                          </w:rPr>
                        </m:ctrlPr>
                      </m:sSubPr>
                      <m:e>
                        <m:r>
                          <w:rPr>
                            <w:rFonts w:ascii="Cambria Math" w:hAnsi="Cambria Math"/>
                          </w:rPr>
                          <m:t>A</m:t>
                        </m:r>
                      </m:e>
                      <m:sub>
                        <m:r>
                          <w:rPr>
                            <w:rFonts w:ascii="Cambria Math" w:hAnsi="Cambria Math"/>
                          </w:rPr>
                          <m:t>NC</m:t>
                        </m:r>
                      </m:sub>
                    </m:sSub>
                    <w:bookmarkEnd w:id="253"/>
                    <w:bookmarkEnd w:id="254"/>
                    <m:sSub>
                      <m:sSubPr>
                        <m:ctrlPr>
                          <w:rPr>
                            <w:rFonts w:ascii="Cambria Math" w:hAnsi="Cambria Math"/>
                            <w:i/>
                          </w:rPr>
                        </m:ctrlPr>
                      </m:sSubPr>
                      <m:e>
                        <m:r>
                          <w:rPr>
                            <w:rFonts w:ascii="Cambria Math" w:hAnsi="Cambria Math"/>
                          </w:rPr>
                          <m:t>y</m:t>
                        </m:r>
                      </m:e>
                      <m:sub>
                        <m:r>
                          <w:rPr>
                            <w:rFonts w:ascii="Cambria Math" w:hAnsi="Cambria Math"/>
                          </w:rPr>
                          <m:t>NC</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m:t>
                            </m:r>
                          </m:e>
                          <m:sub>
                            <m:r>
                              <w:rPr>
                                <w:rFonts w:ascii="Cambria Math" w:hAnsi="Cambria Math"/>
                              </w:rPr>
                              <m:t>i</m:t>
                            </m:r>
                            <w:bookmarkStart w:id="255" w:name="OLE_LINK26"/>
                            <w:bookmarkStart w:id="256" w:name="OLE_LINK27"/>
                            <m:r>
                              <w:rPr>
                                <w:rFonts w:ascii="Cambria Math" w:hAnsi="Cambria Math"/>
                              </w:rPr>
                              <m:t>-LT,ST</m:t>
                            </m:r>
                            <w:bookmarkEnd w:id="255"/>
                            <w:bookmarkEnd w:id="256"/>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i-LT,ST</m:t>
                            </m:r>
                          </m:sub>
                        </m:sSub>
                      </m:e>
                    </m:nary>
                  </m:num>
                  <m:den>
                    <m:sSub>
                      <m:sSubPr>
                        <m:ctrlPr>
                          <w:rPr>
                            <w:rFonts w:ascii="Cambria Math" w:hAnsi="Cambria Math"/>
                            <w:i/>
                          </w:rPr>
                        </m:ctrlPr>
                      </m:sSubPr>
                      <m:e>
                        <m:r>
                          <w:rPr>
                            <w:rFonts w:ascii="Cambria Math" w:hAnsi="Cambria Math"/>
                          </w:rPr>
                          <m:t>A</m:t>
                        </m:r>
                      </m:e>
                      <m:sub>
                        <m:r>
                          <w:rPr>
                            <w:rFonts w:ascii="Cambria Math" w:hAnsi="Cambria Math"/>
                          </w:rPr>
                          <m:t>NC</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m:t>
                            </m:r>
                          </m:e>
                          <m:sub>
                            <m:r>
                              <w:rPr>
                                <w:rFonts w:ascii="Cambria Math" w:hAnsi="Cambria Math"/>
                              </w:rPr>
                              <m:t>i-LT,ST</m:t>
                            </m:r>
                          </m:sub>
                        </m:sSub>
                      </m:e>
                    </m:nary>
                  </m:den>
                </m:f>
              </m:oMath>
            </m:oMathPara>
          </w:p>
          <w:p w14:paraId="4B42D04D" w14:textId="77777777" w:rsidR="00AA2DC0" w:rsidRPr="001E01CD" w:rsidRDefault="00AA2DC0" w:rsidP="00CC43C5">
            <w:pPr>
              <w:ind w:left="341" w:hanging="341"/>
            </w:pPr>
          </w:p>
        </w:tc>
        <w:tc>
          <w:tcPr>
            <w:tcW w:w="630" w:type="dxa"/>
            <w:vAlign w:val="center"/>
          </w:tcPr>
          <w:p w14:paraId="5D3E0485" w14:textId="290E385D" w:rsidR="00AA2DC0" w:rsidRPr="001E01CD" w:rsidRDefault="00AA2DC0" w:rsidP="00CC43C5">
            <w:r w:rsidRPr="001E01CD">
              <w:t>(</w:t>
            </w:r>
            <w:r w:rsidR="000C6173" w:rsidRPr="001E01CD">
              <w:t>5</w:t>
            </w:r>
            <w:r w:rsidRPr="001E01CD">
              <w:t>)</w:t>
            </w:r>
          </w:p>
        </w:tc>
      </w:tr>
      <w:tr w:rsidR="00AA2DC0" w:rsidRPr="001E01CD" w14:paraId="3F1C3A01" w14:textId="77777777" w:rsidTr="00B22C53">
        <w:trPr>
          <w:trHeight w:val="1335"/>
          <w:jc w:val="center"/>
        </w:trPr>
        <w:tc>
          <w:tcPr>
            <w:tcW w:w="8730" w:type="dxa"/>
            <w:vAlign w:val="center"/>
          </w:tcPr>
          <w:p w14:paraId="4FFFC8CE" w14:textId="77777777" w:rsidR="00AA2DC0" w:rsidRPr="001E01CD" w:rsidRDefault="00AA2DC0" w:rsidP="00CC43C5">
            <w:pPr>
              <w:rPr>
                <w:i/>
              </w:rPr>
            </w:pPr>
            <w:r w:rsidRPr="001E01CD">
              <w:rPr>
                <w:i/>
              </w:rPr>
              <w:t>Where,</w:t>
            </w:r>
          </w:p>
          <w:bookmarkStart w:id="257" w:name="OLE_LINK30"/>
          <w:p w14:paraId="22C75BE2" w14:textId="4D02DA80" w:rsidR="00AA2DC0" w:rsidRPr="001E01CD" w:rsidRDefault="005C186C" w:rsidP="00CC43C5">
            <w:pPr>
              <w:spacing w:before="120" w:after="120"/>
              <w:rPr>
                <w:i/>
              </w:rPr>
            </w:pPr>
            <m:oMath>
              <m:sSub>
                <m:sSubPr>
                  <m:ctrlPr>
                    <w:rPr>
                      <w:rFonts w:ascii="Cambria Math" w:hAnsi="Cambria Math"/>
                      <w:i/>
                    </w:rPr>
                  </m:ctrlPr>
                </m:sSubPr>
                <m:e>
                  <m:r>
                    <w:rPr>
                      <w:rFonts w:ascii="Cambria Math" w:hAnsi="Cambria Math"/>
                    </w:rPr>
                    <m:t>A</m:t>
                  </m:r>
                </m:e>
                <m:sub>
                  <m:r>
                    <w:rPr>
                      <w:rFonts w:ascii="Cambria Math" w:hAnsi="Cambria Math"/>
                    </w:rPr>
                    <m:t>NC</m:t>
                  </m:r>
                </m:sub>
              </m:sSub>
            </m:oMath>
            <w:r w:rsidR="00AA2DC0" w:rsidRPr="001E01CD">
              <w:rPr>
                <w:i/>
              </w:rPr>
              <w:t xml:space="preserve"> = Area of </w:t>
            </w:r>
            <w:r w:rsidR="00AE1385" w:rsidRPr="001E01CD">
              <w:rPr>
                <w:i/>
              </w:rPr>
              <w:t xml:space="preserve">the non-composite </w:t>
            </w:r>
            <w:r w:rsidR="00AA2DC0" w:rsidRPr="001E01CD">
              <w:rPr>
                <w:i/>
              </w:rPr>
              <w:t>cross-section.</w:t>
            </w:r>
          </w:p>
          <w:p w14:paraId="3C060FB2" w14:textId="321EE3D2" w:rsidR="00AE1385" w:rsidRPr="001E01CD" w:rsidRDefault="005C186C" w:rsidP="00CC43C5">
            <w:pPr>
              <w:spacing w:after="120"/>
              <w:ind w:left="972" w:hanging="972"/>
              <w:rPr>
                <w:i/>
              </w:rPr>
            </w:pPr>
            <m:oMath>
              <m:sSub>
                <m:sSubPr>
                  <m:ctrlPr>
                    <w:rPr>
                      <w:rFonts w:ascii="Cambria Math" w:hAnsi="Cambria Math"/>
                      <w:i/>
                    </w:rPr>
                  </m:ctrlPr>
                </m:sSubPr>
                <m:e>
                  <m:r>
                    <w:rPr>
                      <w:rFonts w:ascii="Cambria Math" w:hAnsi="Cambria Math"/>
                    </w:rPr>
                    <m:t>A</m:t>
                  </m:r>
                </m:e>
                <m:sub>
                  <m:r>
                    <w:rPr>
                      <w:rFonts w:ascii="Cambria Math" w:hAnsi="Cambria Math"/>
                    </w:rPr>
                    <m:t>i</m:t>
                  </m:r>
                  <w:bookmarkStart w:id="258" w:name="OLE_LINK31"/>
                  <m:r>
                    <w:rPr>
                      <w:rFonts w:ascii="Cambria Math" w:hAnsi="Cambria Math"/>
                    </w:rPr>
                    <m:t>-LT,ST</m:t>
                  </m:r>
                  <w:bookmarkEnd w:id="258"/>
                </m:sub>
              </m:sSub>
              <m:r>
                <w:rPr>
                  <w:rFonts w:ascii="Cambria Math" w:hAnsi="Cambria Math"/>
                </w:rPr>
                <m:t xml:space="preserve"> </m:t>
              </m:r>
            </m:oMath>
            <w:r w:rsidR="00AE1385" w:rsidRPr="001E01CD">
              <w:rPr>
                <w:i/>
              </w:rPr>
              <w:t>= Long term and short term area of each component of the cross-section.</w:t>
            </w:r>
          </w:p>
          <w:bookmarkEnd w:id="257"/>
          <w:p w14:paraId="551CA6CC" w14:textId="217CA051" w:rsidR="00AA2DC0" w:rsidRPr="001E01CD" w:rsidRDefault="005C186C" w:rsidP="00CC43C5">
            <w:pPr>
              <w:spacing w:after="120"/>
              <w:ind w:left="972" w:hanging="972"/>
              <w:rPr>
                <w:rFonts w:ascii="Calibri" w:eastAsia="Calibri" w:hAnsi="Calibri"/>
              </w:rPr>
            </w:pPr>
            <m:oMath>
              <m:sSub>
                <m:sSubPr>
                  <m:ctrlPr>
                    <w:rPr>
                      <w:rFonts w:ascii="Cambria Math" w:hAnsi="Cambria Math"/>
                      <w:i/>
                    </w:rPr>
                  </m:ctrlPr>
                </m:sSubPr>
                <m:e>
                  <m:r>
                    <w:rPr>
                      <w:rFonts w:ascii="Cambria Math" w:hAnsi="Cambria Math"/>
                    </w:rPr>
                    <m:t>y</m:t>
                  </m:r>
                </m:e>
                <m:sub>
                  <m:r>
                    <w:rPr>
                      <w:rFonts w:ascii="Cambria Math" w:hAnsi="Cambria Math"/>
                    </w:rPr>
                    <m:t>i-LT,ST</m:t>
                  </m:r>
                </m:sub>
              </m:sSub>
            </m:oMath>
            <w:r w:rsidR="00AA2DC0" w:rsidRPr="001E01CD">
              <w:rPr>
                <w:i/>
              </w:rPr>
              <w:t xml:space="preserve"> = Distance to the centroid of each component from the reference axis </w:t>
            </w:r>
          </w:p>
        </w:tc>
        <w:tc>
          <w:tcPr>
            <w:tcW w:w="630" w:type="dxa"/>
          </w:tcPr>
          <w:p w14:paraId="4737B4B4" w14:textId="77777777" w:rsidR="00AA2DC0" w:rsidRPr="001E01CD" w:rsidRDefault="00AA2DC0" w:rsidP="00CC43C5"/>
        </w:tc>
      </w:tr>
    </w:tbl>
    <w:p w14:paraId="7A492052" w14:textId="3237DB5D" w:rsidR="00F52819" w:rsidRPr="001E01CD" w:rsidRDefault="00F52819" w:rsidP="00CC43C5"/>
    <w:p w14:paraId="6CE92684" w14:textId="59A43FA7" w:rsidR="00F52819" w:rsidRPr="001E01CD" w:rsidRDefault="00F52819" w:rsidP="00CC43C5">
      <w:pPr>
        <w:pStyle w:val="Heading3"/>
      </w:pPr>
      <w:bookmarkStart w:id="259" w:name="_Toc469493908"/>
      <w:r w:rsidRPr="001E01CD">
        <w:t>Composite Moment of Inertia</w:t>
      </w:r>
      <w:r w:rsidR="000C6173" w:rsidRPr="001E01CD">
        <w:t xml:space="preserve">, </w:t>
      </w:r>
      <w:bookmarkStart w:id="260" w:name="OLE_LINK42"/>
      <w:bookmarkStart w:id="261" w:name="OLE_LINK43"/>
      <w:bookmarkStart w:id="262" w:name="OLE_LINK44"/>
      <w:r w:rsidR="000C6173" w:rsidRPr="001E01CD">
        <w:t>I</w:t>
      </w:r>
      <w:r w:rsidR="000C6173" w:rsidRPr="001E01CD">
        <w:rPr>
          <w:vertAlign w:val="subscript"/>
        </w:rPr>
        <w:t>LT</w:t>
      </w:r>
      <w:r w:rsidR="000C6173" w:rsidRPr="001E01CD">
        <w:t xml:space="preserve"> &amp; I</w:t>
      </w:r>
      <w:r w:rsidR="000C6173" w:rsidRPr="001E01CD">
        <w:rPr>
          <w:vertAlign w:val="subscript"/>
        </w:rPr>
        <w:t>ST</w:t>
      </w:r>
      <w:bookmarkEnd w:id="259"/>
      <w:bookmarkEnd w:id="260"/>
      <w:bookmarkEnd w:id="261"/>
      <w:bookmarkEnd w:id="262"/>
    </w:p>
    <w:p w14:paraId="4C97F2D2" w14:textId="6E7EAAAD" w:rsidR="000C6173" w:rsidRPr="001E01CD" w:rsidRDefault="00441F04" w:rsidP="00CC43C5">
      <w:pPr>
        <w:pStyle w:val="ListParagraph"/>
        <w:ind w:left="0"/>
      </w:pPr>
      <w:r w:rsidRPr="001E01CD">
        <w:t>Equation</w:t>
      </w:r>
      <w:r w:rsidR="000C6173" w:rsidRPr="001E01CD">
        <w:t xml:space="preserve"> 6 below extends </w:t>
      </w:r>
      <w:r w:rsidRPr="001E01CD">
        <w:t>Equation</w:t>
      </w:r>
      <w:r w:rsidR="000C6173" w:rsidRPr="001E01CD">
        <w:t xml:space="preserve"> 3 and is used t</w:t>
      </w:r>
      <w:r w:rsidR="0049235A" w:rsidRPr="001E01CD">
        <w:t>o calculate the major axis moment of i</w:t>
      </w:r>
      <w:r w:rsidR="000C6173" w:rsidRPr="001E01CD">
        <w:t>nertia for the long term and short term composite section.</w:t>
      </w:r>
      <w:r w:rsidR="00966787" w:rsidRPr="001E01CD">
        <w:t xml:space="preserve"> This </w:t>
      </w:r>
      <w:r w:rsidR="00DF160C" w:rsidRPr="001E01CD">
        <w:t>e</w:t>
      </w:r>
      <w:r w:rsidRPr="001E01CD">
        <w:t>quation</w:t>
      </w:r>
      <w:r w:rsidR="00966787" w:rsidRPr="001E01CD">
        <w:t xml:space="preserve"> applies to sections that can be decomposed into rectangular sections such as the typical steel stringer system.</w:t>
      </w:r>
    </w:p>
    <w:p w14:paraId="7C4B3A2D" w14:textId="77777777" w:rsidR="000C6173" w:rsidRPr="001E01CD" w:rsidRDefault="000C6173" w:rsidP="00CC43C5">
      <w:pPr>
        <w:pStyle w:val="ListParagraph"/>
        <w:ind w:left="0"/>
      </w:pP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0"/>
        <w:gridCol w:w="630"/>
      </w:tblGrid>
      <w:tr w:rsidR="000C6173" w:rsidRPr="001E01CD" w14:paraId="5F3EACEA" w14:textId="77777777" w:rsidTr="00B22C53">
        <w:trPr>
          <w:trHeight w:val="795"/>
          <w:jc w:val="center"/>
        </w:trPr>
        <w:tc>
          <w:tcPr>
            <w:tcW w:w="8730" w:type="dxa"/>
            <w:vAlign w:val="center"/>
          </w:tcPr>
          <w:p w14:paraId="66F4A1CB" w14:textId="77777777" w:rsidR="000C6173" w:rsidRPr="001E01CD" w:rsidRDefault="005C186C" w:rsidP="00CC43C5">
            <w:pPr>
              <w:spacing w:before="120" w:after="240"/>
            </w:pPr>
            <m:oMathPara>
              <m:oMath>
                <m:sSub>
                  <m:sSubPr>
                    <m:ctrlPr>
                      <w:rPr>
                        <w:rFonts w:ascii="Cambria Math" w:hAnsi="Cambria Math"/>
                        <w:i/>
                      </w:rPr>
                    </m:ctrlPr>
                  </m:sSubPr>
                  <m:e>
                    <m:r>
                      <w:rPr>
                        <w:rFonts w:ascii="Cambria Math" w:hAnsi="Cambria Math"/>
                      </w:rPr>
                      <m:t>I</m:t>
                    </m:r>
                  </m:e>
                  <m:sub>
                    <m:r>
                      <w:rPr>
                        <w:rFonts w:ascii="Cambria Math" w:hAnsi="Cambria Math"/>
                      </w:rPr>
                      <m:t>LT,ST</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NC</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NC</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LT,ST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NC</m:t>
                            </m:r>
                          </m:sub>
                        </m:sSub>
                      </m:e>
                    </m:d>
                  </m:e>
                  <m:sup>
                    <m:r>
                      <w:rPr>
                        <w:rFonts w:ascii="Cambria Math" w:hAnsi="Cambria Math"/>
                      </w:rPr>
                      <m:t>2</m:t>
                    </m:r>
                  </m:sup>
                </m:sSup>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bar>
                          <m:barPr>
                            <m:pos m:val="top"/>
                            <m:ctrlPr>
                              <w:rPr>
                                <w:rFonts w:ascii="Cambria Math" w:hAnsi="Cambria Math"/>
                                <w:i/>
                              </w:rPr>
                            </m:ctrlPr>
                          </m:barPr>
                          <m:e>
                            <m:r>
                              <w:rPr>
                                <w:rFonts w:ascii="Cambria Math" w:hAnsi="Cambria Math"/>
                              </w:rPr>
                              <m:t>I</m:t>
                            </m:r>
                          </m:e>
                        </m:bar>
                      </m:e>
                      <m:sub>
                        <m:r>
                          <w:rPr>
                            <w:rFonts w:ascii="Cambria Math" w:hAnsi="Cambria Math"/>
                          </w:rPr>
                          <m:t>i</m:t>
                        </m:r>
                        <w:bookmarkStart w:id="263" w:name="OLE_LINK40"/>
                        <w:bookmarkStart w:id="264" w:name="OLE_LINK41"/>
                        <m:r>
                          <w:rPr>
                            <w:rFonts w:ascii="Cambria Math" w:hAnsi="Cambria Math"/>
                          </w:rPr>
                          <m:t>-LT,ST</m:t>
                        </m:r>
                        <w:bookmarkEnd w:id="263"/>
                        <w:bookmarkEnd w:id="264"/>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i-LT,ST</m:t>
                        </m:r>
                      </m:sub>
                    </m:sSub>
                    <m:sSubSup>
                      <m:sSubSupPr>
                        <m:ctrlPr>
                          <w:rPr>
                            <w:rFonts w:ascii="Cambria Math" w:hAnsi="Cambria Math"/>
                            <w:i/>
                          </w:rPr>
                        </m:ctrlPr>
                      </m:sSubSupPr>
                      <m:e>
                        <m:r>
                          <w:rPr>
                            <w:rFonts w:ascii="Cambria Math" w:hAnsi="Cambria Math"/>
                          </w:rPr>
                          <m:t>d</m:t>
                        </m:r>
                      </m:e>
                      <m:sub>
                        <m:r>
                          <w:rPr>
                            <w:rFonts w:ascii="Cambria Math" w:hAnsi="Cambria Math"/>
                          </w:rPr>
                          <m:t>i-LT,ST</m:t>
                        </m:r>
                      </m:sub>
                      <m:sup>
                        <m:r>
                          <w:rPr>
                            <w:rFonts w:ascii="Cambria Math" w:hAnsi="Cambria Math"/>
                          </w:rPr>
                          <m:t>2</m:t>
                        </m:r>
                      </m:sup>
                    </m:sSubSup>
                  </m:e>
                </m:nary>
              </m:oMath>
            </m:oMathPara>
          </w:p>
          <w:p w14:paraId="46C35EA0" w14:textId="6E344980" w:rsidR="00B22C53" w:rsidRPr="001E01CD" w:rsidRDefault="00B22C53" w:rsidP="00CC43C5">
            <w:pPr>
              <w:spacing w:before="120" w:after="240"/>
            </w:pPr>
          </w:p>
        </w:tc>
        <w:tc>
          <w:tcPr>
            <w:tcW w:w="630" w:type="dxa"/>
            <w:vAlign w:val="center"/>
          </w:tcPr>
          <w:p w14:paraId="50120B0C" w14:textId="6FD638B4" w:rsidR="000C6173" w:rsidRPr="001E01CD" w:rsidRDefault="000C6173" w:rsidP="00CC43C5">
            <w:r w:rsidRPr="001E01CD">
              <w:t>(6)</w:t>
            </w:r>
          </w:p>
        </w:tc>
      </w:tr>
      <w:tr w:rsidR="000C6173" w:rsidRPr="001E01CD" w14:paraId="0BD44CD5" w14:textId="77777777" w:rsidTr="00B22C53">
        <w:trPr>
          <w:trHeight w:val="1335"/>
          <w:jc w:val="center"/>
        </w:trPr>
        <w:tc>
          <w:tcPr>
            <w:tcW w:w="8730" w:type="dxa"/>
            <w:vAlign w:val="center"/>
          </w:tcPr>
          <w:p w14:paraId="027C79E2" w14:textId="77777777" w:rsidR="000C6173" w:rsidRPr="001E01CD" w:rsidRDefault="000C6173" w:rsidP="00CC43C5">
            <w:pPr>
              <w:rPr>
                <w:i/>
              </w:rPr>
            </w:pPr>
            <w:r w:rsidRPr="001E01CD">
              <w:rPr>
                <w:i/>
              </w:rPr>
              <w:t xml:space="preserve">Where, </w:t>
            </w:r>
          </w:p>
          <w:p w14:paraId="7C5C83A7" w14:textId="7F47A05E" w:rsidR="000C6173" w:rsidRPr="001E01CD" w:rsidRDefault="005C186C" w:rsidP="00CC43C5">
            <w:pPr>
              <w:spacing w:after="240"/>
              <w:rPr>
                <w:i/>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I</m:t>
                        </m:r>
                      </m:e>
                    </m:bar>
                  </m:e>
                  <m:sub>
                    <m:r>
                      <w:rPr>
                        <w:rFonts w:ascii="Cambria Math" w:hAnsi="Cambria Math"/>
                      </w:rPr>
                      <m:t>i</m:t>
                    </m:r>
                    <w:bookmarkStart w:id="265" w:name="OLE_LINK37"/>
                    <w:bookmarkStart w:id="266" w:name="OLE_LINK38"/>
                    <w:bookmarkStart w:id="267" w:name="OLE_LINK39"/>
                    <m:r>
                      <w:rPr>
                        <w:rFonts w:ascii="Cambria Math" w:hAnsi="Cambria Math"/>
                      </w:rPr>
                      <m:t>-LT,ST</m:t>
                    </m:r>
                    <w:bookmarkEnd w:id="265"/>
                    <w:bookmarkEnd w:id="266"/>
                    <w:bookmarkEnd w:id="267"/>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i-LT,ST</m:t>
                        </m:r>
                      </m:sub>
                    </m:sSub>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3</m:t>
                        </m:r>
                      </m:sup>
                    </m:sSubSup>
                  </m:num>
                  <m:den>
                    <m:r>
                      <w:rPr>
                        <w:rFonts w:ascii="Cambria Math" w:hAnsi="Cambria Math"/>
                      </w:rPr>
                      <m:t>12</m:t>
                    </m:r>
                  </m:den>
                </m:f>
              </m:oMath>
            </m:oMathPara>
          </w:p>
          <w:p w14:paraId="0433927D" w14:textId="77777777" w:rsidR="000C6173" w:rsidRPr="001E01CD" w:rsidRDefault="005C186C" w:rsidP="00CC43C5">
            <w:pPr>
              <w:spacing w:after="120"/>
              <w:rPr>
                <w:i/>
              </w:rPr>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0C6173" w:rsidRPr="001E01CD">
              <w:rPr>
                <w:i/>
              </w:rPr>
              <w:t xml:space="preserve"> = Area of each component of the cross-section.</w:t>
            </w:r>
          </w:p>
          <w:p w14:paraId="49877058" w14:textId="77777777" w:rsidR="000C6173" w:rsidRPr="001E01CD" w:rsidRDefault="005C186C" w:rsidP="00CC43C5">
            <w:pPr>
              <w:spacing w:after="120"/>
              <w:ind w:left="341" w:hanging="341"/>
              <w:rPr>
                <w:i/>
              </w:rPr>
            </w:pP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0C6173" w:rsidRPr="001E01CD">
              <w:rPr>
                <w:i/>
              </w:rPr>
              <w:t xml:space="preserve"> = Distance from the centroid of each component to the reference axis</w:t>
            </w:r>
          </w:p>
          <w:p w14:paraId="6BEDBCE1" w14:textId="3889AD2F" w:rsidR="000C6173" w:rsidRPr="001E01CD" w:rsidRDefault="005C186C" w:rsidP="00CC43C5">
            <w:pPr>
              <w:spacing w:after="120"/>
              <w:ind w:left="341" w:hanging="341"/>
              <w:rPr>
                <w:rFonts w:ascii="Calibri" w:eastAsia="Calibri" w:hAnsi="Calibri"/>
                <w:i/>
              </w:rPr>
            </w:pPr>
            <m:oMath>
              <m:sSub>
                <m:sSubPr>
                  <m:ctrlPr>
                    <w:rPr>
                      <w:rFonts w:ascii="Cambria Math" w:eastAsia="Calibri" w:hAnsi="Cambria Math"/>
                      <w:i/>
                    </w:rPr>
                  </m:ctrlPr>
                </m:sSubPr>
                <m:e>
                  <m:r>
                    <w:rPr>
                      <w:rFonts w:ascii="Cambria Math" w:eastAsia="Calibri" w:hAnsi="Cambria Math"/>
                    </w:rPr>
                    <m:t>b</m:t>
                  </m:r>
                </m:e>
                <m:sub>
                  <m:r>
                    <w:rPr>
                      <w:rFonts w:ascii="Cambria Math" w:eastAsia="Calibri" w:hAnsi="Cambria Math"/>
                    </w:rPr>
                    <m:t>i</m:t>
                  </m:r>
                </m:sub>
              </m:sSub>
            </m:oMath>
            <w:r w:rsidR="000C6173" w:rsidRPr="001E01CD">
              <w:rPr>
                <w:rFonts w:ascii="Calibri" w:eastAsia="Calibri" w:hAnsi="Calibri"/>
              </w:rPr>
              <w:t xml:space="preserve"> </w:t>
            </w:r>
            <w:r w:rsidR="000C6173" w:rsidRPr="001E01CD">
              <w:rPr>
                <w:rFonts w:ascii="Calibri" w:eastAsia="Calibri" w:hAnsi="Calibri"/>
                <w:i/>
              </w:rPr>
              <w:t>= width of component base</w:t>
            </w:r>
            <w:r w:rsidR="00ED3234" w:rsidRPr="001E01CD">
              <w:rPr>
                <w:rFonts w:ascii="Calibri" w:eastAsia="Calibri" w:hAnsi="Calibri"/>
                <w:i/>
              </w:rPr>
              <w:t xml:space="preserve"> (long term/short term effective width)</w:t>
            </w:r>
          </w:p>
          <w:p w14:paraId="1A73E692" w14:textId="071EEA83" w:rsidR="000C6173" w:rsidRPr="001E01CD" w:rsidRDefault="005C186C" w:rsidP="00CC43C5">
            <w:pPr>
              <w:spacing w:after="120"/>
              <w:ind w:left="341" w:hanging="341"/>
              <w:rPr>
                <w:rFonts w:ascii="Calibri" w:eastAsia="Calibri" w:hAnsi="Calibri"/>
              </w:rPr>
            </w:pPr>
            <m:oMath>
              <m:sSub>
                <m:sSubPr>
                  <m:ctrlPr>
                    <w:rPr>
                      <w:rFonts w:ascii="Cambria Math" w:eastAsia="Calibri" w:hAnsi="Cambria Math"/>
                      <w:i/>
                    </w:rPr>
                  </m:ctrlPr>
                </m:sSubPr>
                <m:e>
                  <m:r>
                    <w:rPr>
                      <w:rFonts w:ascii="Cambria Math" w:eastAsia="Calibri" w:hAnsi="Cambria Math"/>
                    </w:rPr>
                    <m:t>h</m:t>
                  </m:r>
                </m:e>
                <m:sub>
                  <m:r>
                    <w:rPr>
                      <w:rFonts w:ascii="Cambria Math" w:eastAsia="Calibri" w:hAnsi="Cambria Math"/>
                    </w:rPr>
                    <m:t>i</m:t>
                  </m:r>
                </m:sub>
              </m:sSub>
            </m:oMath>
            <w:r w:rsidR="000C6173" w:rsidRPr="001E01CD">
              <w:rPr>
                <w:rFonts w:ascii="Calibri" w:eastAsia="Calibri" w:hAnsi="Calibri"/>
              </w:rPr>
              <w:t xml:space="preserve"> </w:t>
            </w:r>
            <w:r w:rsidR="000C6173" w:rsidRPr="001E01CD">
              <w:rPr>
                <w:rFonts w:ascii="Calibri" w:eastAsia="Calibri" w:hAnsi="Calibri"/>
                <w:i/>
              </w:rPr>
              <w:t>= height of component base</w:t>
            </w:r>
            <w:r w:rsidR="00ED3234" w:rsidRPr="001E01CD">
              <w:rPr>
                <w:rFonts w:ascii="Calibri" w:eastAsia="Calibri" w:hAnsi="Calibri"/>
                <w:i/>
              </w:rPr>
              <w:t xml:space="preserve"> (i.e. thickness of deck or haunch)</w:t>
            </w:r>
          </w:p>
        </w:tc>
        <w:tc>
          <w:tcPr>
            <w:tcW w:w="630" w:type="dxa"/>
          </w:tcPr>
          <w:p w14:paraId="6B6138FE" w14:textId="77777777" w:rsidR="000C6173" w:rsidRPr="001E01CD" w:rsidRDefault="000C6173" w:rsidP="00CC43C5"/>
        </w:tc>
      </w:tr>
    </w:tbl>
    <w:p w14:paraId="101388D8" w14:textId="5875754C" w:rsidR="00F52819" w:rsidRPr="001E01CD" w:rsidRDefault="00F52819" w:rsidP="00CC43C5"/>
    <w:p w14:paraId="059950AA" w14:textId="07C8523D" w:rsidR="00F52819" w:rsidRPr="001E01CD" w:rsidRDefault="00F52819" w:rsidP="00CC43C5">
      <w:pPr>
        <w:pStyle w:val="Heading3"/>
      </w:pPr>
      <w:bookmarkStart w:id="268" w:name="_Toc469493909"/>
      <w:r w:rsidRPr="001E01CD">
        <w:t>Composite Section Modul</w:t>
      </w:r>
      <w:r w:rsidR="0078269E" w:rsidRPr="001E01CD">
        <w:t>i, S</w:t>
      </w:r>
      <w:r w:rsidR="0078269E" w:rsidRPr="001E01CD">
        <w:rPr>
          <w:vertAlign w:val="subscript"/>
        </w:rPr>
        <w:t>LT</w:t>
      </w:r>
      <w:r w:rsidR="0078269E" w:rsidRPr="001E01CD">
        <w:t xml:space="preserve"> &amp; S</w:t>
      </w:r>
      <w:r w:rsidR="0078269E" w:rsidRPr="001E01CD">
        <w:rPr>
          <w:vertAlign w:val="subscript"/>
        </w:rPr>
        <w:t>ST</w:t>
      </w:r>
      <w:bookmarkEnd w:id="268"/>
    </w:p>
    <w:p w14:paraId="2D21D29B" w14:textId="3EE4AE89" w:rsidR="00F52819" w:rsidRPr="001E01CD" w:rsidRDefault="0078269E" w:rsidP="00CC43C5">
      <w:r w:rsidRPr="001E01CD">
        <w:t xml:space="preserve">In order to convert the moment acting on the composite cross-section to the stress present in the extreme fibers on the top and bottom of the section, the section modulus for the top and bottom of the long term and short term composite section must be calculated. </w:t>
      </w:r>
      <w:r w:rsidR="00D07209" w:rsidRPr="001E01CD">
        <w:t>To</w:t>
      </w:r>
      <w:r w:rsidR="004401C7" w:rsidRPr="001E01CD">
        <w:t xml:space="preserve"> obtain these section modul</w:t>
      </w:r>
      <w:r w:rsidRPr="001E01CD">
        <w:t xml:space="preserve">i, the distances </w:t>
      </w:r>
      <w:r w:rsidR="00966787" w:rsidRPr="001E01CD">
        <w:t xml:space="preserve">to the specific location of interest </w:t>
      </w:r>
      <w:r w:rsidRPr="001E01CD">
        <w:t xml:space="preserve">from the long term and short term composite neutral axes are needed. These can easily be calculated using the </w:t>
      </w:r>
      <w:r w:rsidR="00D07209" w:rsidRPr="001E01CD">
        <w:t xml:space="preserve">location of each of these axes and the geometric properties of the cross section. </w:t>
      </w:r>
      <w:r w:rsidR="00AA21B3">
        <w:fldChar w:fldCharType="begin"/>
      </w:r>
      <w:r w:rsidR="00AA21B3">
        <w:instrText xml:space="preserve"> REF _Ref469510611 \h </w:instrText>
      </w:r>
      <w:r w:rsidR="00AA21B3">
        <w:fldChar w:fldCharType="separate"/>
      </w:r>
      <w:r w:rsidR="00AA21B3" w:rsidRPr="001E01CD">
        <w:t xml:space="preserve">Figure </w:t>
      </w:r>
      <w:r w:rsidR="00AA21B3" w:rsidRPr="001E01CD">
        <w:rPr>
          <w:noProof/>
        </w:rPr>
        <w:t>17</w:t>
      </w:r>
      <w:r w:rsidR="00AA21B3">
        <w:fldChar w:fldCharType="end"/>
      </w:r>
      <w:r w:rsidR="00D07209" w:rsidRPr="001E01CD">
        <w:t xml:space="preserve"> below depicts these values. </w:t>
      </w:r>
      <w:r w:rsidR="00441F04" w:rsidRPr="001E01CD">
        <w:t>Equation</w:t>
      </w:r>
      <w:r w:rsidR="000D7CCC" w:rsidRPr="001E01CD">
        <w:t xml:space="preserve">s </w:t>
      </w:r>
      <w:r w:rsidR="00DF160C" w:rsidRPr="001E01CD">
        <w:t>7</w:t>
      </w:r>
      <w:r w:rsidR="000D7CCC" w:rsidRPr="001E01CD">
        <w:t xml:space="preserve"> through </w:t>
      </w:r>
      <w:r w:rsidR="00DF160C" w:rsidRPr="001E01CD">
        <w:t>12</w:t>
      </w:r>
      <w:r w:rsidR="000D7CCC" w:rsidRPr="001E01CD">
        <w:t xml:space="preserve"> are provided for the calculation of the composite section moduli.</w:t>
      </w:r>
    </w:p>
    <w:p w14:paraId="0B4618C1" w14:textId="77777777" w:rsidR="00D07209" w:rsidRPr="001E01CD" w:rsidRDefault="00D07209" w:rsidP="00CC43C5">
      <w:pPr>
        <w:ind w:left="360"/>
      </w:pPr>
    </w:p>
    <w:p w14:paraId="0ADE08F3" w14:textId="77777777" w:rsidR="00DF160C" w:rsidRPr="001E01CD" w:rsidRDefault="004401C7" w:rsidP="00DF160C">
      <w:pPr>
        <w:keepNext/>
      </w:pPr>
      <w:r w:rsidRPr="001E01CD">
        <w:rPr>
          <w:noProof/>
        </w:rPr>
        <w:lastRenderedPageBreak/>
        <w:drawing>
          <wp:inline distT="0" distB="0" distL="0" distR="0" wp14:anchorId="05C97AF3" wp14:editId="09842455">
            <wp:extent cx="3271685" cy="2468880"/>
            <wp:effectExtent l="0" t="0" r="0" b="762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71685" cy="2468880"/>
                    </a:xfrm>
                    <a:prstGeom prst="rect">
                      <a:avLst/>
                    </a:prstGeom>
                    <a:noFill/>
                  </pic:spPr>
                </pic:pic>
              </a:graphicData>
            </a:graphic>
          </wp:inline>
        </w:drawing>
      </w:r>
    </w:p>
    <w:p w14:paraId="1453C63F" w14:textId="2D895CB3" w:rsidR="00F52819" w:rsidRPr="001E01CD" w:rsidRDefault="00DF160C" w:rsidP="00DF160C">
      <w:pPr>
        <w:pStyle w:val="Caption"/>
        <w:jc w:val="left"/>
      </w:pPr>
      <w:bookmarkStart w:id="269" w:name="_Ref469510611"/>
      <w:bookmarkStart w:id="270" w:name="_Toc469555971"/>
      <w:r w:rsidRPr="001E01CD">
        <w:t xml:space="preserve">Figure </w:t>
      </w:r>
      <w:fldSimple w:instr=" SEQ Figure \* ARABIC ">
        <w:r w:rsidRPr="001E01CD">
          <w:rPr>
            <w:noProof/>
          </w:rPr>
          <w:t>17</w:t>
        </w:r>
      </w:fldSimple>
      <w:bookmarkEnd w:id="269"/>
      <w:r w:rsidRPr="001E01CD">
        <w:t>. Reference diagram for calculation of long term and short term composite section moduli.</w:t>
      </w:r>
      <w:bookmarkEnd w:id="270"/>
      <w:r w:rsidRPr="001E01CD">
        <w:t xml:space="preserve"> </w:t>
      </w:r>
    </w:p>
    <w:p w14:paraId="1862D466" w14:textId="77777777" w:rsidR="00D07209" w:rsidRPr="001E01CD" w:rsidRDefault="00D07209" w:rsidP="00CC43C5">
      <w:r w:rsidRPr="001E01CD">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3"/>
        <w:gridCol w:w="1337"/>
      </w:tblGrid>
      <w:tr w:rsidR="000D7CCC" w:rsidRPr="001E01CD" w14:paraId="72E67081" w14:textId="77777777" w:rsidTr="000D7CCC">
        <w:trPr>
          <w:trHeight w:val="795"/>
          <w:jc w:val="center"/>
        </w:trPr>
        <w:tc>
          <w:tcPr>
            <w:tcW w:w="5413" w:type="dxa"/>
            <w:vAlign w:val="center"/>
          </w:tcPr>
          <w:p w14:paraId="66DE2484" w14:textId="39832DDA" w:rsidR="000D7CCC" w:rsidRPr="001E01CD" w:rsidRDefault="005C186C" w:rsidP="00CC43C5">
            <w:pPr>
              <w:spacing w:before="120"/>
              <w:rPr>
                <w:rFonts w:ascii="Calibri" w:eastAsia="Calibri" w:hAnsi="Calibri"/>
              </w:rPr>
            </w:pPr>
            <m:oMathPara>
              <m:oMath>
                <m:sSub>
                  <m:sSubPr>
                    <m:ctrlPr>
                      <w:rPr>
                        <w:rFonts w:ascii="Cambria Math" w:hAnsi="Cambria Math"/>
                        <w:i/>
                      </w:rPr>
                    </m:ctrlPr>
                  </m:sSubPr>
                  <m:e>
                    <m:r>
                      <w:rPr>
                        <w:rFonts w:ascii="Cambria Math" w:hAnsi="Cambria Math"/>
                      </w:rPr>
                      <m:t>S</m:t>
                    </m:r>
                  </m:e>
                  <m:sub>
                    <w:bookmarkStart w:id="271" w:name="OLE_LINK53"/>
                    <w:bookmarkStart w:id="272" w:name="OLE_LINK54"/>
                    <w:bookmarkStart w:id="273" w:name="OLE_LINK55"/>
                    <m:r>
                      <w:rPr>
                        <w:rFonts w:ascii="Cambria Math" w:hAnsi="Cambria Math"/>
                      </w:rPr>
                      <m:t>LT_deck</m:t>
                    </m:r>
                    <w:bookmarkEnd w:id="271"/>
                    <w:bookmarkEnd w:id="272"/>
                    <w:bookmarkEnd w:id="273"/>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LT</m:t>
                        </m:r>
                      </m:sub>
                    </m:sSub>
                  </m:num>
                  <m:den>
                    <m:sSub>
                      <m:sSubPr>
                        <m:ctrlPr>
                          <w:rPr>
                            <w:rFonts w:ascii="Cambria Math" w:hAnsi="Cambria Math"/>
                            <w:i/>
                          </w:rPr>
                        </m:ctrlPr>
                      </m:sSubPr>
                      <m:e>
                        <m:r>
                          <w:rPr>
                            <w:rFonts w:ascii="Cambria Math" w:hAnsi="Cambria Math"/>
                          </w:rPr>
                          <m:t>y</m:t>
                        </m:r>
                      </m:e>
                      <m:sub>
                        <m:r>
                          <w:rPr>
                            <w:rFonts w:ascii="Cambria Math" w:hAnsi="Cambria Math"/>
                          </w:rPr>
                          <m:t>LT_deck</m:t>
                        </m:r>
                      </m:sub>
                    </m:sSub>
                  </m:den>
                </m:f>
                <m:r>
                  <w:rPr>
                    <w:rFonts w:ascii="Cambria Math" w:hAnsi="Cambria Math"/>
                  </w:rPr>
                  <m:t xml:space="preserve"> , </m:t>
                </m:r>
                <m:sSub>
                  <m:sSubPr>
                    <m:ctrlPr>
                      <w:rPr>
                        <w:rFonts w:ascii="Cambria Math" w:hAnsi="Cambria Math"/>
                        <w:i/>
                      </w:rPr>
                    </m:ctrlPr>
                  </m:sSubPr>
                  <m:e>
                    <m:r>
                      <w:rPr>
                        <w:rFonts w:ascii="Cambria Math" w:hAnsi="Cambria Math"/>
                      </w:rPr>
                      <m:t xml:space="preserve"> S</m:t>
                    </m:r>
                  </m:e>
                  <m:sub>
                    <m:r>
                      <w:rPr>
                        <w:rFonts w:ascii="Cambria Math" w:hAnsi="Cambria Math"/>
                      </w:rPr>
                      <m:t>ST_deck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ST</m:t>
                        </m:r>
                      </m:sub>
                    </m:sSub>
                  </m:num>
                  <m:den>
                    <m:sSub>
                      <m:sSubPr>
                        <m:ctrlPr>
                          <w:rPr>
                            <w:rFonts w:ascii="Cambria Math" w:hAnsi="Cambria Math"/>
                            <w:i/>
                          </w:rPr>
                        </m:ctrlPr>
                      </m:sSubPr>
                      <m:e>
                        <m:r>
                          <w:rPr>
                            <w:rFonts w:ascii="Cambria Math" w:hAnsi="Cambria Math"/>
                          </w:rPr>
                          <m:t>y</m:t>
                        </m:r>
                      </m:e>
                      <m:sub>
                        <m:r>
                          <w:rPr>
                            <w:rFonts w:ascii="Cambria Math" w:hAnsi="Cambria Math"/>
                          </w:rPr>
                          <m:t>ST_deck</m:t>
                        </m:r>
                      </m:sub>
                    </m:sSub>
                  </m:den>
                </m:f>
                <m:r>
                  <w:rPr>
                    <w:rFonts w:ascii="Cambria Math" w:hAnsi="Cambria Math"/>
                  </w:rPr>
                  <m:t xml:space="preserve">  </m:t>
                </m:r>
              </m:oMath>
            </m:oMathPara>
          </w:p>
        </w:tc>
        <w:tc>
          <w:tcPr>
            <w:tcW w:w="1337" w:type="dxa"/>
            <w:vAlign w:val="center"/>
          </w:tcPr>
          <w:p w14:paraId="732BD064" w14:textId="1A2DCC27" w:rsidR="000D7CCC" w:rsidRPr="001E01CD" w:rsidRDefault="000D7CCC" w:rsidP="00CC43C5">
            <w:r w:rsidRPr="001E01CD">
              <w:t>(7, 8)</w:t>
            </w:r>
          </w:p>
        </w:tc>
      </w:tr>
      <w:bookmarkStart w:id="274" w:name="OLE_LINK48"/>
      <w:bookmarkStart w:id="275" w:name="OLE_LINK49"/>
      <w:bookmarkStart w:id="276" w:name="OLE_LINK50"/>
      <w:bookmarkStart w:id="277" w:name="OLE_LINK51"/>
      <w:bookmarkStart w:id="278" w:name="OLE_LINK52"/>
      <w:tr w:rsidR="00D07209" w:rsidRPr="001E01CD" w14:paraId="24937A2F" w14:textId="77777777" w:rsidTr="000D7CCC">
        <w:trPr>
          <w:trHeight w:val="795"/>
          <w:jc w:val="center"/>
        </w:trPr>
        <w:tc>
          <w:tcPr>
            <w:tcW w:w="5413" w:type="dxa"/>
            <w:vAlign w:val="center"/>
          </w:tcPr>
          <w:p w14:paraId="62B39FE1" w14:textId="18B0DAF4" w:rsidR="00D07209" w:rsidRPr="001E01CD" w:rsidRDefault="005C186C" w:rsidP="00CC43C5">
            <w:pPr>
              <w:spacing w:before="120"/>
            </w:pPr>
            <m:oMathPara>
              <m:oMath>
                <m:sSub>
                  <m:sSubPr>
                    <m:ctrlPr>
                      <w:rPr>
                        <w:rFonts w:ascii="Cambria Math" w:hAnsi="Cambria Math"/>
                        <w:i/>
                      </w:rPr>
                    </m:ctrlPr>
                  </m:sSubPr>
                  <m:e>
                    <m:r>
                      <w:rPr>
                        <w:rFonts w:ascii="Cambria Math" w:hAnsi="Cambria Math"/>
                      </w:rPr>
                      <m:t>S</m:t>
                    </m:r>
                  </m:e>
                  <m:sub>
                    <w:bookmarkStart w:id="279" w:name="OLE_LINK56"/>
                    <w:bookmarkStart w:id="280" w:name="OLE_LINK57"/>
                    <w:bookmarkStart w:id="281" w:name="OLE_LINK58"/>
                    <m:r>
                      <w:rPr>
                        <w:rFonts w:ascii="Cambria Math" w:hAnsi="Cambria Math"/>
                      </w:rPr>
                      <m:t>LT_top</m:t>
                    </m:r>
                    <w:bookmarkEnd w:id="279"/>
                    <w:bookmarkEnd w:id="280"/>
                    <w:bookmarkEnd w:id="281"/>
                  </m:sub>
                </m:sSub>
                <m:r>
                  <w:rPr>
                    <w:rFonts w:ascii="Cambria Math" w:hAnsi="Cambria Math"/>
                  </w:rPr>
                  <m:t>=</m:t>
                </m:r>
                <m:f>
                  <m:fPr>
                    <m:ctrlPr>
                      <w:rPr>
                        <w:rFonts w:ascii="Cambria Math" w:hAnsi="Cambria Math"/>
                        <w:i/>
                      </w:rPr>
                    </m:ctrlPr>
                  </m:fPr>
                  <m:num>
                    <w:bookmarkStart w:id="282" w:name="OLE_LINK61"/>
                    <w:bookmarkStart w:id="283" w:name="OLE_LINK62"/>
                    <w:bookmarkStart w:id="284" w:name="OLE_LINK63"/>
                    <m:sSub>
                      <m:sSubPr>
                        <m:ctrlPr>
                          <w:rPr>
                            <w:rFonts w:ascii="Cambria Math" w:hAnsi="Cambria Math"/>
                            <w:i/>
                          </w:rPr>
                        </m:ctrlPr>
                      </m:sSubPr>
                      <m:e>
                        <m:r>
                          <w:rPr>
                            <w:rFonts w:ascii="Cambria Math" w:hAnsi="Cambria Math"/>
                          </w:rPr>
                          <m:t>I</m:t>
                        </m:r>
                      </m:e>
                      <m:sub>
                        <m:r>
                          <w:rPr>
                            <w:rFonts w:ascii="Cambria Math" w:hAnsi="Cambria Math"/>
                          </w:rPr>
                          <m:t>LT</m:t>
                        </m:r>
                      </m:sub>
                    </m:sSub>
                    <w:bookmarkEnd w:id="282"/>
                    <w:bookmarkEnd w:id="283"/>
                    <w:bookmarkEnd w:id="284"/>
                  </m:num>
                  <m:den>
                    <m:sSub>
                      <m:sSubPr>
                        <m:ctrlPr>
                          <w:rPr>
                            <w:rFonts w:ascii="Cambria Math" w:hAnsi="Cambria Math"/>
                            <w:i/>
                          </w:rPr>
                        </m:ctrlPr>
                      </m:sSubPr>
                      <m:e>
                        <m:r>
                          <w:rPr>
                            <w:rFonts w:ascii="Cambria Math" w:hAnsi="Cambria Math"/>
                          </w:rPr>
                          <m:t>y</m:t>
                        </m:r>
                      </m:e>
                      <m:sub>
                        <m:r>
                          <w:rPr>
                            <w:rFonts w:ascii="Cambria Math" w:hAnsi="Cambria Math"/>
                          </w:rPr>
                          <m:t>LT_top</m:t>
                        </m:r>
                      </m:sub>
                    </m:sSub>
                  </m:den>
                </m:f>
                <w:bookmarkEnd w:id="274"/>
                <w:bookmarkEnd w:id="275"/>
                <m:r>
                  <w:rPr>
                    <w:rFonts w:ascii="Cambria Math" w:hAnsi="Cambria Math"/>
                  </w:rPr>
                  <m:t xml:space="preserve"> , </m:t>
                </m:r>
                <m:sSub>
                  <m:sSubPr>
                    <m:ctrlPr>
                      <w:rPr>
                        <w:rFonts w:ascii="Cambria Math" w:hAnsi="Cambria Math"/>
                        <w:i/>
                      </w:rPr>
                    </m:ctrlPr>
                  </m:sSubPr>
                  <m:e>
                    <m:r>
                      <w:rPr>
                        <w:rFonts w:ascii="Cambria Math" w:hAnsi="Cambria Math"/>
                      </w:rPr>
                      <m:t xml:space="preserve"> S</m:t>
                    </m:r>
                  </m:e>
                  <m:sub>
                    <w:bookmarkStart w:id="285" w:name="OLE_LINK59"/>
                    <w:bookmarkStart w:id="286" w:name="OLE_LINK60"/>
                    <m:r>
                      <w:rPr>
                        <w:rFonts w:ascii="Cambria Math" w:hAnsi="Cambria Math"/>
                      </w:rPr>
                      <m:t>ST_top</m:t>
                    </m:r>
                    <w:bookmarkEnd w:id="285"/>
                    <w:bookmarkEnd w:id="286"/>
                  </m:sub>
                </m:sSub>
                <m:r>
                  <w:rPr>
                    <w:rFonts w:ascii="Cambria Math" w:hAnsi="Cambria Math"/>
                  </w:rPr>
                  <m:t>=</m:t>
                </m:r>
                <m:f>
                  <m:fPr>
                    <m:ctrlPr>
                      <w:rPr>
                        <w:rFonts w:ascii="Cambria Math" w:hAnsi="Cambria Math"/>
                        <w:i/>
                      </w:rPr>
                    </m:ctrlPr>
                  </m:fPr>
                  <m:num>
                    <w:bookmarkStart w:id="287" w:name="OLE_LINK64"/>
                    <w:bookmarkStart w:id="288" w:name="OLE_LINK65"/>
                    <m:sSub>
                      <m:sSubPr>
                        <m:ctrlPr>
                          <w:rPr>
                            <w:rFonts w:ascii="Cambria Math" w:hAnsi="Cambria Math"/>
                            <w:i/>
                          </w:rPr>
                        </m:ctrlPr>
                      </m:sSubPr>
                      <m:e>
                        <m:r>
                          <w:rPr>
                            <w:rFonts w:ascii="Cambria Math" w:hAnsi="Cambria Math"/>
                          </w:rPr>
                          <m:t>I</m:t>
                        </m:r>
                      </m:e>
                      <m:sub>
                        <m:r>
                          <w:rPr>
                            <w:rFonts w:ascii="Cambria Math" w:hAnsi="Cambria Math"/>
                          </w:rPr>
                          <m:t>ST</m:t>
                        </m:r>
                      </m:sub>
                    </m:sSub>
                    <w:bookmarkEnd w:id="287"/>
                    <w:bookmarkEnd w:id="288"/>
                  </m:num>
                  <m:den>
                    <m:sSub>
                      <m:sSubPr>
                        <m:ctrlPr>
                          <w:rPr>
                            <w:rFonts w:ascii="Cambria Math" w:hAnsi="Cambria Math"/>
                            <w:i/>
                          </w:rPr>
                        </m:ctrlPr>
                      </m:sSubPr>
                      <m:e>
                        <m:r>
                          <w:rPr>
                            <w:rFonts w:ascii="Cambria Math" w:hAnsi="Cambria Math"/>
                          </w:rPr>
                          <m:t>y</m:t>
                        </m:r>
                      </m:e>
                      <m:sub>
                        <m:r>
                          <w:rPr>
                            <w:rFonts w:ascii="Cambria Math" w:hAnsi="Cambria Math"/>
                          </w:rPr>
                          <m:t>ST_top</m:t>
                        </m:r>
                      </m:sub>
                    </m:sSub>
                  </m:den>
                </m:f>
                <m:r>
                  <w:rPr>
                    <w:rFonts w:ascii="Cambria Math" w:hAnsi="Cambria Math"/>
                  </w:rPr>
                  <m:t xml:space="preserve">  </m:t>
                </m:r>
              </m:oMath>
            </m:oMathPara>
            <w:bookmarkEnd w:id="276"/>
            <w:bookmarkEnd w:id="277"/>
            <w:bookmarkEnd w:id="278"/>
          </w:p>
        </w:tc>
        <w:tc>
          <w:tcPr>
            <w:tcW w:w="1337" w:type="dxa"/>
            <w:vAlign w:val="center"/>
          </w:tcPr>
          <w:p w14:paraId="20096C7B" w14:textId="1E1B1CEE" w:rsidR="00D07209" w:rsidRPr="001E01CD" w:rsidRDefault="00D07209" w:rsidP="00CC43C5">
            <w:r w:rsidRPr="001E01CD">
              <w:t>(</w:t>
            </w:r>
            <w:r w:rsidR="000D7CCC" w:rsidRPr="001E01CD">
              <w:t>9, 10</w:t>
            </w:r>
            <w:r w:rsidRPr="001E01CD">
              <w:t>)</w:t>
            </w:r>
          </w:p>
        </w:tc>
      </w:tr>
      <w:tr w:rsidR="000D7CCC" w:rsidRPr="001E01CD" w14:paraId="55BEF79B" w14:textId="77777777" w:rsidTr="000D7CCC">
        <w:trPr>
          <w:trHeight w:val="795"/>
          <w:jc w:val="center"/>
        </w:trPr>
        <w:tc>
          <w:tcPr>
            <w:tcW w:w="5413" w:type="dxa"/>
            <w:vAlign w:val="center"/>
          </w:tcPr>
          <w:p w14:paraId="38E76280" w14:textId="245788A8" w:rsidR="000D7CCC" w:rsidRPr="001E01CD" w:rsidRDefault="005C186C" w:rsidP="00CC43C5">
            <w:pPr>
              <w:spacing w:before="120"/>
              <w:rPr>
                <w:rFonts w:ascii="Calibri" w:eastAsia="Calibri" w:hAnsi="Calibri"/>
              </w:rPr>
            </w:pPr>
            <m:oMathPara>
              <m:oMath>
                <m:sSub>
                  <m:sSubPr>
                    <m:ctrlPr>
                      <w:rPr>
                        <w:rFonts w:ascii="Cambria Math" w:hAnsi="Cambria Math"/>
                        <w:i/>
                      </w:rPr>
                    </m:ctrlPr>
                  </m:sSubPr>
                  <m:e>
                    <m:r>
                      <w:rPr>
                        <w:rFonts w:ascii="Cambria Math" w:hAnsi="Cambria Math"/>
                      </w:rPr>
                      <m:t>S</m:t>
                    </m:r>
                  </m:e>
                  <m:sub>
                    <m:r>
                      <w:rPr>
                        <w:rFonts w:ascii="Cambria Math" w:hAnsi="Cambria Math"/>
                      </w:rPr>
                      <m:t>LT_btm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LT</m:t>
                        </m:r>
                      </m:sub>
                    </m:sSub>
                  </m:num>
                  <m:den>
                    <m:sSub>
                      <m:sSubPr>
                        <m:ctrlPr>
                          <w:rPr>
                            <w:rFonts w:ascii="Cambria Math" w:hAnsi="Cambria Math"/>
                            <w:i/>
                          </w:rPr>
                        </m:ctrlPr>
                      </m:sSubPr>
                      <m:e>
                        <m:r>
                          <w:rPr>
                            <w:rFonts w:ascii="Cambria Math" w:hAnsi="Cambria Math"/>
                          </w:rPr>
                          <m:t>y</m:t>
                        </m:r>
                      </m:e>
                      <m:sub>
                        <m:r>
                          <w:rPr>
                            <w:rFonts w:ascii="Cambria Math" w:hAnsi="Cambria Math"/>
                          </w:rPr>
                          <m:t>LT_btm</m:t>
                        </m:r>
                      </m:sub>
                    </m:sSub>
                  </m:den>
                </m:f>
                <m:r>
                  <w:rPr>
                    <w:rFonts w:ascii="Cambria Math" w:hAnsi="Cambria Math"/>
                  </w:rPr>
                  <m:t xml:space="preserve"> , </m:t>
                </m:r>
                <m:sSub>
                  <m:sSubPr>
                    <m:ctrlPr>
                      <w:rPr>
                        <w:rFonts w:ascii="Cambria Math" w:hAnsi="Cambria Math"/>
                        <w:i/>
                      </w:rPr>
                    </m:ctrlPr>
                  </m:sSubPr>
                  <m:e>
                    <m:r>
                      <w:rPr>
                        <w:rFonts w:ascii="Cambria Math" w:hAnsi="Cambria Math"/>
                      </w:rPr>
                      <m:t xml:space="preserve"> S</m:t>
                    </m:r>
                  </m:e>
                  <m:sub>
                    <m:r>
                      <w:rPr>
                        <w:rFonts w:ascii="Cambria Math" w:hAnsi="Cambria Math"/>
                      </w:rPr>
                      <m:t>ST_btm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ST</m:t>
                        </m:r>
                      </m:sub>
                    </m:sSub>
                  </m:num>
                  <m:den>
                    <m:sSub>
                      <m:sSubPr>
                        <m:ctrlPr>
                          <w:rPr>
                            <w:rFonts w:ascii="Cambria Math" w:hAnsi="Cambria Math"/>
                            <w:i/>
                          </w:rPr>
                        </m:ctrlPr>
                      </m:sSubPr>
                      <m:e>
                        <m:r>
                          <w:rPr>
                            <w:rFonts w:ascii="Cambria Math" w:hAnsi="Cambria Math"/>
                          </w:rPr>
                          <m:t>y</m:t>
                        </m:r>
                      </m:e>
                      <m:sub>
                        <m:r>
                          <w:rPr>
                            <w:rFonts w:ascii="Cambria Math" w:hAnsi="Cambria Math"/>
                          </w:rPr>
                          <m:t>ST_btm</m:t>
                        </m:r>
                      </m:sub>
                    </m:sSub>
                  </m:den>
                </m:f>
                <m:r>
                  <w:rPr>
                    <w:rFonts w:ascii="Cambria Math" w:hAnsi="Cambria Math"/>
                  </w:rPr>
                  <m:t xml:space="preserve">  </m:t>
                </m:r>
              </m:oMath>
            </m:oMathPara>
          </w:p>
        </w:tc>
        <w:tc>
          <w:tcPr>
            <w:tcW w:w="1337" w:type="dxa"/>
            <w:vAlign w:val="center"/>
          </w:tcPr>
          <w:p w14:paraId="1FBAA0FE" w14:textId="2A950AB1" w:rsidR="000D7CCC" w:rsidRPr="001E01CD" w:rsidRDefault="000D7CCC" w:rsidP="00CC43C5">
            <w:r w:rsidRPr="001E01CD">
              <w:t>(11, 12)</w:t>
            </w:r>
          </w:p>
        </w:tc>
      </w:tr>
    </w:tbl>
    <w:p w14:paraId="57EBA0CE" w14:textId="77777777" w:rsidR="00F52819" w:rsidRPr="001E01CD" w:rsidRDefault="00F52819" w:rsidP="00CC43C5"/>
    <w:p w14:paraId="40A1D98F" w14:textId="577FC256" w:rsidR="00F60D9A" w:rsidRPr="001E01CD" w:rsidRDefault="00004286" w:rsidP="00CC43C5">
      <w:pPr>
        <w:pStyle w:val="Heading2"/>
      </w:pPr>
      <w:bookmarkStart w:id="289" w:name="_Toc469493910"/>
      <w:r w:rsidRPr="001E01CD">
        <w:t>Resistance Calculations</w:t>
      </w:r>
      <w:bookmarkEnd w:id="289"/>
    </w:p>
    <w:p w14:paraId="52C753F2" w14:textId="02F3BAD3" w:rsidR="005E250D" w:rsidRPr="001E01CD" w:rsidRDefault="005747A7" w:rsidP="00CC43C5">
      <w:r w:rsidRPr="001E01CD">
        <w:t xml:space="preserve">Strength I, Service II, and Shear </w:t>
      </w:r>
      <w:r w:rsidR="000D66D9" w:rsidRPr="001E01CD">
        <w:t>capacities</w:t>
      </w:r>
      <w:r w:rsidRPr="001E01CD">
        <w:t xml:space="preserve"> are calculated </w:t>
      </w:r>
      <w:r w:rsidR="00EF7862" w:rsidRPr="001E01CD">
        <w:t>per</w:t>
      </w:r>
      <w:r w:rsidRPr="001E01CD">
        <w:t xml:space="preserve"> AASHTO LRFD </w:t>
      </w:r>
      <w:r w:rsidR="00C21A45" w:rsidRPr="001E01CD">
        <w:t>S</w:t>
      </w:r>
      <w:r w:rsidRPr="001E01CD">
        <w:t xml:space="preserve">pecifications. </w:t>
      </w:r>
      <w:r w:rsidR="00EF7862" w:rsidRPr="001E01CD">
        <w:t xml:space="preserve">For single span bridges, positive flexure resistance is evaluated at mid-span and </w:t>
      </w:r>
      <w:r w:rsidR="000D66D9" w:rsidRPr="001E01CD">
        <w:t xml:space="preserve">shear resistance is evaluated </w:t>
      </w:r>
      <w:r w:rsidR="00EF7862" w:rsidRPr="001E01CD">
        <w:t>over the supports. For multiple-span continuous bridges</w:t>
      </w:r>
      <w:r w:rsidR="000D66D9" w:rsidRPr="001E01CD">
        <w:t>,</w:t>
      </w:r>
      <w:r w:rsidR="00EF7862" w:rsidRPr="001E01CD">
        <w:t xml:space="preserve"> positive </w:t>
      </w:r>
      <w:r w:rsidR="000D66D9" w:rsidRPr="001E01CD">
        <w:t>and negative flexure resistance</w:t>
      </w:r>
      <w:r w:rsidR="00EF7862" w:rsidRPr="001E01CD">
        <w:t xml:space="preserve"> is evaluated at the location of maximum positive </w:t>
      </w:r>
      <w:r w:rsidR="000D66D9" w:rsidRPr="001E01CD">
        <w:t xml:space="preserve">and </w:t>
      </w:r>
      <w:r w:rsidR="00EF7862" w:rsidRPr="001E01CD">
        <w:t xml:space="preserve">negative flexure, </w:t>
      </w:r>
      <w:r w:rsidR="000D66D9" w:rsidRPr="001E01CD">
        <w:t xml:space="preserve">and shear resistance is evaluated </w:t>
      </w:r>
      <w:r w:rsidR="00EF7862" w:rsidRPr="001E01CD">
        <w:t xml:space="preserve">over the supports. </w:t>
      </w:r>
      <w:r w:rsidR="005E250D" w:rsidRPr="001E01CD">
        <w:t xml:space="preserve">Positive flexure resistance of a composite section follows the </w:t>
      </w:r>
      <w:r w:rsidR="007B6825" w:rsidRPr="001E01CD">
        <w:t>provisions</w:t>
      </w:r>
      <w:r w:rsidR="005E250D" w:rsidRPr="001E01CD">
        <w:t xml:space="preserve"> of AASHTO </w:t>
      </w:r>
      <w:r w:rsidR="007B6825" w:rsidRPr="001E01CD">
        <w:t xml:space="preserve">LRFD </w:t>
      </w:r>
      <w:r w:rsidR="005E250D" w:rsidRPr="001E01CD">
        <w:t>Article 6.10.7. Negative flexure resistance</w:t>
      </w:r>
      <w:r w:rsidR="00004286" w:rsidRPr="001E01CD">
        <w:t xml:space="preserve"> of</w:t>
      </w:r>
      <w:r w:rsidR="005E250D" w:rsidRPr="001E01CD">
        <w:t xml:space="preserve"> composite and non-composite sections follow the </w:t>
      </w:r>
      <w:r w:rsidR="007B6825" w:rsidRPr="001E01CD">
        <w:t xml:space="preserve">provisions </w:t>
      </w:r>
      <w:r w:rsidR="005E250D" w:rsidRPr="001E01CD">
        <w:t xml:space="preserve">of AASHTO </w:t>
      </w:r>
      <w:r w:rsidR="007B6825" w:rsidRPr="001E01CD">
        <w:t xml:space="preserve">LRFD </w:t>
      </w:r>
      <w:r w:rsidR="005E250D" w:rsidRPr="001E01CD">
        <w:t xml:space="preserve">Article 6.10.8. Shear resistance follows the </w:t>
      </w:r>
      <w:r w:rsidR="007B6825" w:rsidRPr="001E01CD">
        <w:t xml:space="preserve">provisions </w:t>
      </w:r>
      <w:r w:rsidR="005E250D" w:rsidRPr="001E01CD">
        <w:t xml:space="preserve">of AASHTO </w:t>
      </w:r>
      <w:r w:rsidR="007B6825" w:rsidRPr="001E01CD">
        <w:t xml:space="preserve">LRFD </w:t>
      </w:r>
      <w:r w:rsidR="005E250D" w:rsidRPr="001E01CD">
        <w:t>Article 6.10.9.</w:t>
      </w:r>
    </w:p>
    <w:p w14:paraId="1529DA83" w14:textId="2BC9E4F5" w:rsidR="00B952A3" w:rsidRPr="001E01CD" w:rsidRDefault="00704BB5" w:rsidP="00CC43C5">
      <w:pPr>
        <w:pStyle w:val="Heading4"/>
      </w:pPr>
      <w:r w:rsidRPr="001E01CD">
        <w:lastRenderedPageBreak/>
        <w:t>Strength I Positive</w:t>
      </w:r>
      <w:r w:rsidR="00B73FBB" w:rsidRPr="001E01CD">
        <w:t xml:space="preserve"> Flexure </w:t>
      </w:r>
      <w:r w:rsidRPr="001E01CD">
        <w:t xml:space="preserve">Resistance </w:t>
      </w:r>
      <w:r w:rsidR="00B73FBB" w:rsidRPr="001E01CD">
        <w:t>of Composite Section</w:t>
      </w:r>
    </w:p>
    <w:p w14:paraId="448A295F" w14:textId="351A2B29" w:rsidR="00B73FBB" w:rsidRPr="001E01CD" w:rsidRDefault="00B952A3" w:rsidP="00CC43C5">
      <w:r w:rsidRPr="001E01CD">
        <w:t xml:space="preserve">The calculation of positive flexure resistance </w:t>
      </w:r>
      <w:r w:rsidR="00966787" w:rsidRPr="001E01CD">
        <w:t>is dependent</w:t>
      </w:r>
      <w:r w:rsidRPr="001E01CD">
        <w:t xml:space="preserve"> on if the section is compact</w:t>
      </w:r>
      <w:r w:rsidR="0099654B" w:rsidRPr="001E01CD">
        <w:t xml:space="preserve"> (AASHTO </w:t>
      </w:r>
      <w:r w:rsidR="009F4894" w:rsidRPr="001E01CD">
        <w:t xml:space="preserve">LRFD </w:t>
      </w:r>
      <w:r w:rsidR="0099654B" w:rsidRPr="001E01CD">
        <w:t>Article 6.10.7.1)</w:t>
      </w:r>
      <w:r w:rsidRPr="001E01CD">
        <w:t xml:space="preserve"> or non-compact</w:t>
      </w:r>
      <w:r w:rsidR="0099654B" w:rsidRPr="001E01CD">
        <w:t xml:space="preserve"> (AASHTO </w:t>
      </w:r>
      <w:r w:rsidR="009F4894" w:rsidRPr="001E01CD">
        <w:t xml:space="preserve">LRFD </w:t>
      </w:r>
      <w:r w:rsidR="0099654B" w:rsidRPr="001E01CD">
        <w:t>Article 6.10.7.2)</w:t>
      </w:r>
      <w:r w:rsidRPr="001E01CD">
        <w:t>.</w:t>
      </w:r>
      <w:r w:rsidR="00B73FBB" w:rsidRPr="001E01CD">
        <w:t xml:space="preserve"> </w:t>
      </w:r>
      <w:r w:rsidR="00CB2442" w:rsidRPr="001E01CD">
        <w:t xml:space="preserve">The following steps should be </w:t>
      </w:r>
      <w:r w:rsidR="00493C00" w:rsidRPr="001E01CD">
        <w:t>used</w:t>
      </w:r>
      <w:r w:rsidR="00CB2442" w:rsidRPr="001E01CD">
        <w:t xml:space="preserve"> to calculate the positive flexure capacity of a composite compact or non-compact section. </w:t>
      </w:r>
      <w:r w:rsidR="007D2F0F" w:rsidRPr="001E01CD">
        <w:t>These steps were</w:t>
      </w:r>
      <w:r w:rsidR="00CB2442" w:rsidRPr="001E01CD">
        <w:t xml:space="preserve"> adapted from </w:t>
      </w:r>
      <w:r w:rsidR="003E4F78" w:rsidRPr="001E01CD">
        <w:t xml:space="preserve">the </w:t>
      </w:r>
      <w:r w:rsidR="003E4F78" w:rsidRPr="001E01CD">
        <w:rPr>
          <w:i/>
        </w:rPr>
        <w:t>Flowchart for LRFD Article 6.10.</w:t>
      </w:r>
      <w:r w:rsidR="003E4F78" w:rsidRPr="001E01CD">
        <w:t xml:space="preserve">7 found in </w:t>
      </w:r>
      <w:r w:rsidR="00CB2442" w:rsidRPr="001E01CD">
        <w:t xml:space="preserve">Appendix C6 of the AASHTO </w:t>
      </w:r>
      <w:r w:rsidR="009F4894" w:rsidRPr="001E01CD">
        <w:t xml:space="preserve">LRFD </w:t>
      </w:r>
      <w:r w:rsidR="003E4F78" w:rsidRPr="001E01CD">
        <w:t>Specifications</w:t>
      </w:r>
      <w:r w:rsidR="005E250D" w:rsidRPr="001E01CD">
        <w:t xml:space="preserve">. </w:t>
      </w:r>
    </w:p>
    <w:p w14:paraId="41D8A670" w14:textId="77777777" w:rsidR="00974003" w:rsidRPr="001E01CD" w:rsidRDefault="00974003" w:rsidP="00CC43C5">
      <w:pPr>
        <w:pStyle w:val="Heading5"/>
        <w:numPr>
          <w:ilvl w:val="0"/>
          <w:numId w:val="23"/>
        </w:numPr>
      </w:pPr>
      <w:r w:rsidRPr="001E01CD">
        <w:t>Determine the plastic moment and plastic neutral axis of the composite section.</w:t>
      </w:r>
    </w:p>
    <w:p w14:paraId="37D0018F" w14:textId="68BF15AB" w:rsidR="00974003" w:rsidRPr="001E01CD" w:rsidRDefault="001662D6" w:rsidP="00CC43C5">
      <w:pPr>
        <w:ind w:left="720"/>
      </w:pPr>
      <w:r w:rsidRPr="001E01CD">
        <w:t>The plastic moment (</w:t>
      </w:r>
      <w:proofErr w:type="spellStart"/>
      <w:r w:rsidRPr="001E01CD">
        <w:rPr>
          <w:i/>
        </w:rPr>
        <w:t>M</w:t>
      </w:r>
      <w:r w:rsidRPr="001E01CD">
        <w:rPr>
          <w:i/>
          <w:vertAlign w:val="subscript"/>
        </w:rPr>
        <w:t>p</w:t>
      </w:r>
      <w:proofErr w:type="spellEnd"/>
      <w:r w:rsidRPr="001E01CD">
        <w:t xml:space="preserve">) of the composite section is the resultant moment of the forces/stresses of the section at full plasticity. The plastic moment can </w:t>
      </w:r>
      <w:r w:rsidR="00974003" w:rsidRPr="001E01CD">
        <w:t>be determined using the procedures outlined in AASHTO LRFD Appendix D6.</w:t>
      </w:r>
      <w:r w:rsidR="0007053C" w:rsidRPr="001E01CD">
        <w:t xml:space="preserve"> </w:t>
      </w:r>
      <w:r w:rsidR="0031449D" w:rsidRPr="001E01CD">
        <w:t>Note: rebar may be ignored in this calculation, which will result in a more conservative value for the plastic moment capacity.</w:t>
      </w:r>
    </w:p>
    <w:p w14:paraId="44A37849" w14:textId="18236B8C" w:rsidR="00CB2442" w:rsidRPr="001E01CD" w:rsidRDefault="00CB2442" w:rsidP="00CC43C5">
      <w:pPr>
        <w:pStyle w:val="Heading5"/>
        <w:numPr>
          <w:ilvl w:val="0"/>
          <w:numId w:val="23"/>
        </w:numPr>
      </w:pPr>
      <w:r w:rsidRPr="001E01CD">
        <w:t xml:space="preserve">Determine if the section </w:t>
      </w:r>
      <w:r w:rsidR="00974003" w:rsidRPr="001E01CD">
        <w:t>qualifies as</w:t>
      </w:r>
      <w:r w:rsidRPr="001E01CD">
        <w:t xml:space="preserve"> compact or non-compact.</w:t>
      </w:r>
    </w:p>
    <w:p w14:paraId="55F57055" w14:textId="3265ECBE" w:rsidR="00CB2442" w:rsidRPr="001E01CD" w:rsidRDefault="003544BE" w:rsidP="00CC43C5">
      <w:pPr>
        <w:ind w:left="720"/>
      </w:pPr>
      <w:r w:rsidRPr="001E01CD">
        <w:t xml:space="preserve">Composite sections in straight bridges that satisfy the </w:t>
      </w:r>
      <w:r w:rsidR="00F231BB" w:rsidRPr="001E01CD">
        <w:t>requirements</w:t>
      </w:r>
      <w:r w:rsidR="00947562" w:rsidRPr="001E01CD">
        <w:t xml:space="preserve"> listed in </w:t>
      </w:r>
      <w:r w:rsidR="00AA21B3">
        <w:fldChar w:fldCharType="begin"/>
      </w:r>
      <w:r w:rsidR="00AA21B3">
        <w:instrText xml:space="preserve"> REF _Ref469510993 \h </w:instrText>
      </w:r>
      <w:r w:rsidR="00AA21B3">
        <w:fldChar w:fldCharType="separate"/>
      </w:r>
      <w:r w:rsidR="00AA21B3" w:rsidRPr="001E01CD">
        <w:t xml:space="preserve">Table </w:t>
      </w:r>
      <w:r w:rsidR="00AA21B3" w:rsidRPr="001E01CD">
        <w:rPr>
          <w:noProof/>
        </w:rPr>
        <w:t>8</w:t>
      </w:r>
      <w:r w:rsidR="00AA21B3">
        <w:fldChar w:fldCharType="end"/>
      </w:r>
      <w:r w:rsidRPr="001E01CD">
        <w:t xml:space="preserve"> shall qualify as compact and should follow the </w:t>
      </w:r>
      <w:r w:rsidR="00383674" w:rsidRPr="001E01CD">
        <w:t>provisions</w:t>
      </w:r>
      <w:r w:rsidRPr="001E01CD">
        <w:t xml:space="preserve"> of AASHTO LRFD Article 6.10.7.1. Otherwise, the section is considered non-compact and should follow the specifications of AASHTO LRFD Article 6.10.7.2.</w:t>
      </w:r>
      <w:r w:rsidR="00966787" w:rsidRPr="001E01CD">
        <w:t xml:space="preserve"> If the section qualifies as compact, continue to step 3. Otherwise, move directly to step 5.</w:t>
      </w:r>
    </w:p>
    <w:p w14:paraId="707C8FC4" w14:textId="407C72D3" w:rsidR="00DF160C" w:rsidRPr="001E01CD" w:rsidRDefault="00DF160C" w:rsidP="00DF160C">
      <w:pPr>
        <w:pStyle w:val="Caption"/>
        <w:keepNext/>
      </w:pPr>
      <w:bookmarkStart w:id="290" w:name="_Ref469510993"/>
      <w:bookmarkStart w:id="291" w:name="_Toc469555979"/>
      <w:r w:rsidRPr="001E01CD">
        <w:t xml:space="preserve">Table </w:t>
      </w:r>
      <w:fldSimple w:instr=" SEQ Table \* ARABIC ">
        <w:r w:rsidR="00AA21B3">
          <w:rPr>
            <w:noProof/>
          </w:rPr>
          <w:t>8</w:t>
        </w:r>
      </w:fldSimple>
      <w:bookmarkEnd w:id="290"/>
      <w:r w:rsidRPr="001E01CD">
        <w:t>. Compact requirements for composite sections in positive flexure.</w:t>
      </w:r>
      <w:bookmarkEnd w:id="291"/>
    </w:p>
    <w:tbl>
      <w:tblPr>
        <w:tblStyle w:val="TableGrid"/>
        <w:tblW w:w="0" w:type="auto"/>
        <w:tblInd w:w="720" w:type="dxa"/>
        <w:tblLook w:val="04A0" w:firstRow="1" w:lastRow="0" w:firstColumn="1" w:lastColumn="0" w:noHBand="0" w:noVBand="1"/>
      </w:tblPr>
      <w:tblGrid>
        <w:gridCol w:w="6475"/>
        <w:gridCol w:w="1795"/>
      </w:tblGrid>
      <w:tr w:rsidR="00B43204" w:rsidRPr="001E01CD" w14:paraId="16889D54" w14:textId="77777777" w:rsidTr="00A464C1">
        <w:tc>
          <w:tcPr>
            <w:tcW w:w="6475" w:type="dxa"/>
            <w:vAlign w:val="center"/>
          </w:tcPr>
          <w:p w14:paraId="19AC5679" w14:textId="58E66F9E" w:rsidR="00F231BB" w:rsidRPr="001E01CD" w:rsidRDefault="00383674" w:rsidP="001E01CD">
            <w:pPr>
              <w:jc w:val="center"/>
              <w:rPr>
                <w:b/>
              </w:rPr>
            </w:pPr>
            <w:r w:rsidRPr="001E01CD">
              <w:rPr>
                <w:b/>
              </w:rPr>
              <w:t xml:space="preserve">Compact </w:t>
            </w:r>
            <w:r w:rsidR="00F231BB" w:rsidRPr="001E01CD">
              <w:rPr>
                <w:b/>
              </w:rPr>
              <w:t>Requirement</w:t>
            </w:r>
            <w:r w:rsidR="00837335" w:rsidRPr="001E01CD">
              <w:rPr>
                <w:b/>
              </w:rPr>
              <w:t>s</w:t>
            </w:r>
          </w:p>
        </w:tc>
        <w:tc>
          <w:tcPr>
            <w:tcW w:w="1795" w:type="dxa"/>
            <w:vAlign w:val="center"/>
          </w:tcPr>
          <w:p w14:paraId="037E1217" w14:textId="2A6187F7" w:rsidR="00F231BB" w:rsidRPr="001E01CD" w:rsidRDefault="00F231BB" w:rsidP="001E01CD">
            <w:pPr>
              <w:jc w:val="center"/>
              <w:rPr>
                <w:b/>
              </w:rPr>
            </w:pPr>
            <w:r w:rsidRPr="001E01CD">
              <w:rPr>
                <w:b/>
              </w:rPr>
              <w:t>AASHTO Article</w:t>
            </w:r>
          </w:p>
        </w:tc>
      </w:tr>
      <w:tr w:rsidR="00B43204" w:rsidRPr="001E01CD" w14:paraId="4A24B0AD" w14:textId="77777777" w:rsidTr="00A464C1">
        <w:tc>
          <w:tcPr>
            <w:tcW w:w="6475" w:type="dxa"/>
            <w:vAlign w:val="center"/>
          </w:tcPr>
          <w:p w14:paraId="12084FFF" w14:textId="3F285FA0" w:rsidR="00F231BB" w:rsidRPr="001E01CD" w:rsidRDefault="005C186C" w:rsidP="00CC43C5">
            <w:pPr>
              <w:spacing w:before="240" w:after="24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y</m:t>
                    </m:r>
                  </m:sub>
                </m:sSub>
                <m:r>
                  <m:rPr>
                    <m:sty m:val="p"/>
                  </m:rPr>
                  <w:rPr>
                    <w:rFonts w:ascii="Cambria Math" w:hAnsi="Cambria Math"/>
                  </w:rPr>
                  <m:t>≤70</m:t>
                </m:r>
                <m:f>
                  <m:fPr>
                    <m:ctrlPr>
                      <w:rPr>
                        <w:rFonts w:ascii="Cambria Math" w:hAnsi="Cambria Math"/>
                      </w:rPr>
                    </m:ctrlPr>
                  </m:fPr>
                  <m:num>
                    <m:r>
                      <m:rPr>
                        <m:sty m:val="p"/>
                      </m:rPr>
                      <w:rPr>
                        <w:rFonts w:ascii="Cambria Math" w:hAnsi="Cambria Math"/>
                      </w:rPr>
                      <m:t>k</m:t>
                    </m:r>
                  </m:num>
                  <m:den>
                    <m:sSup>
                      <m:sSupPr>
                        <m:ctrlPr>
                          <w:rPr>
                            <w:rFonts w:ascii="Cambria Math" w:hAnsi="Cambria Math"/>
                          </w:rPr>
                        </m:ctrlPr>
                      </m:sSupPr>
                      <m:e>
                        <m:r>
                          <m:rPr>
                            <m:sty m:val="p"/>
                          </m:rPr>
                          <w:rPr>
                            <w:rFonts w:ascii="Cambria Math" w:hAnsi="Cambria Math"/>
                          </w:rPr>
                          <m:t>in</m:t>
                        </m:r>
                      </m:e>
                      <m:sup>
                        <m:r>
                          <m:rPr>
                            <m:sty m:val="p"/>
                          </m:rPr>
                          <w:rPr>
                            <w:rFonts w:ascii="Cambria Math" w:hAnsi="Cambria Math"/>
                          </w:rPr>
                          <m:t>2</m:t>
                        </m:r>
                      </m:sup>
                    </m:sSup>
                  </m:den>
                </m:f>
              </m:oMath>
            </m:oMathPara>
          </w:p>
        </w:tc>
        <w:tc>
          <w:tcPr>
            <w:tcW w:w="1795" w:type="dxa"/>
            <w:vAlign w:val="center"/>
          </w:tcPr>
          <w:p w14:paraId="63F1B11E" w14:textId="360B4CA4" w:rsidR="00F231BB" w:rsidRPr="001E01CD" w:rsidRDefault="00F231BB" w:rsidP="00CC43C5">
            <w:r w:rsidRPr="001E01CD">
              <w:t>6.10.6.2.2</w:t>
            </w:r>
          </w:p>
        </w:tc>
      </w:tr>
      <w:tr w:rsidR="00B43204" w:rsidRPr="001E01CD" w14:paraId="42ACDDF8" w14:textId="77777777" w:rsidTr="00A464C1">
        <w:tc>
          <w:tcPr>
            <w:tcW w:w="6475" w:type="dxa"/>
            <w:vAlign w:val="center"/>
          </w:tcPr>
          <w:p w14:paraId="31B5103E" w14:textId="00F89BF1" w:rsidR="00F231BB" w:rsidRPr="001E01CD" w:rsidRDefault="005C186C" w:rsidP="00CC43C5">
            <w:pPr>
              <w:spacing w:before="240" w:after="120"/>
            </w:pPr>
            <m:oMathPara>
              <m:oMath>
                <m:f>
                  <m:fPr>
                    <m:ctrlPr>
                      <w:rPr>
                        <w:rFonts w:ascii="Cambria Math" w:hAnsi="Cambria Math"/>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w</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den>
                </m:f>
                <m:r>
                  <m:rPr>
                    <m:sty m:val="p"/>
                  </m:rPr>
                  <w:rPr>
                    <w:rFonts w:ascii="Cambria Math" w:hAnsi="Cambria Math"/>
                  </w:rPr>
                  <m:t xml:space="preserve"> ≤150</m:t>
                </m:r>
              </m:oMath>
            </m:oMathPara>
          </w:p>
          <w:p w14:paraId="7064EA28" w14:textId="1C8334C5" w:rsidR="00F231BB" w:rsidRPr="001E01CD" w:rsidRDefault="005C186C" w:rsidP="00CC43C5">
            <w:pPr>
              <w:spacing w:before="240" w:after="120"/>
            </w:pPr>
            <m:oMathPara>
              <m:oMathParaPr>
                <m:jc m:val="center"/>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w</m:t>
                    </m:r>
                  </m:sub>
                </m:sSub>
                <m:r>
                  <m:rPr>
                    <m:sty m:val="p"/>
                  </m:rPr>
                  <w:rPr>
                    <w:rFonts w:ascii="Cambria Math" w:hAnsi="Cambria Math"/>
                  </w:rPr>
                  <m:t>=Depth of Web</m:t>
                </m:r>
              </m:oMath>
            </m:oMathPara>
          </w:p>
          <w:p w14:paraId="7C9AC272" w14:textId="0FC89499" w:rsidR="00F231BB" w:rsidRPr="001E01CD" w:rsidRDefault="005C186C" w:rsidP="00CC43C5">
            <w:pPr>
              <w:spacing w:before="120" w:after="240"/>
            </w:pPr>
            <m:oMathPara>
              <m:oMathParaPr>
                <m:jc m:val="center"/>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=Thickness of Web</m:t>
                </m:r>
              </m:oMath>
            </m:oMathPara>
          </w:p>
        </w:tc>
        <w:tc>
          <w:tcPr>
            <w:tcW w:w="1795" w:type="dxa"/>
            <w:vAlign w:val="center"/>
          </w:tcPr>
          <w:p w14:paraId="58229B4E" w14:textId="306F20FE" w:rsidR="00F231BB" w:rsidRPr="001E01CD" w:rsidRDefault="00F231BB" w:rsidP="00CC43C5">
            <w:pPr>
              <w:spacing w:before="120" w:after="120"/>
            </w:pPr>
            <w:r w:rsidRPr="001E01CD">
              <w:t>6.10.2.1.1, 6.10.6.2.2</w:t>
            </w:r>
          </w:p>
        </w:tc>
      </w:tr>
      <w:tr w:rsidR="00B43204" w:rsidRPr="001E01CD" w14:paraId="1C63AE89" w14:textId="77777777" w:rsidTr="00A464C1">
        <w:tc>
          <w:tcPr>
            <w:tcW w:w="6475" w:type="dxa"/>
            <w:vAlign w:val="center"/>
          </w:tcPr>
          <w:p w14:paraId="1E9D61FC" w14:textId="6B4DB459" w:rsidR="00F231BB" w:rsidRPr="001E01CD" w:rsidRDefault="005C186C" w:rsidP="00CC43C5">
            <w:pPr>
              <w:spacing w:before="240" w:after="120"/>
            </w:pPr>
            <m:oMathPara>
              <m:oMath>
                <m:f>
                  <m:fPr>
                    <m:ctrlPr>
                      <w:rPr>
                        <w:rFonts w:ascii="Cambria Math" w:hAnsi="Cambria Math"/>
                      </w:rPr>
                    </m:ctrlPr>
                  </m:fPr>
                  <m:num>
                    <m:sSub>
                      <m:sSubPr>
                        <m:ctrlPr>
                          <w:rPr>
                            <w:rFonts w:ascii="Cambria Math" w:hAnsi="Cambria Math"/>
                          </w:rPr>
                        </m:ctrlPr>
                      </m:sSubPr>
                      <m:e>
                        <m:r>
                          <m:rPr>
                            <m:sty m:val="p"/>
                          </m:rPr>
                          <w:rPr>
                            <w:rFonts w:ascii="Cambria Math" w:hAnsi="Cambria Math"/>
                          </w:rPr>
                          <m:t>2D</m:t>
                        </m:r>
                      </m:e>
                      <m:sub>
                        <m:r>
                          <m:rPr>
                            <m:sty m:val="p"/>
                          </m:rPr>
                          <w:rPr>
                            <w:rFonts w:ascii="Cambria Math" w:hAnsi="Cambria Math"/>
                          </w:rPr>
                          <m:t>cp</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den>
                </m:f>
                <m:r>
                  <m:rPr>
                    <m:sty m:val="p"/>
                  </m:rPr>
                  <w:rPr>
                    <w:rFonts w:ascii="Cambria Math" w:hAnsi="Cambria Math"/>
                  </w:rPr>
                  <m:t xml:space="preserve"> ≤3.76</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s</m:t>
                            </m:r>
                          </m:sub>
                        </m:sSub>
                      </m:num>
                      <m:den>
                        <m:sSub>
                          <m:sSubPr>
                            <m:ctrlPr>
                              <w:rPr>
                                <w:rFonts w:ascii="Cambria Math" w:hAnsi="Cambria Math"/>
                              </w:rPr>
                            </m:ctrlPr>
                          </m:sSubPr>
                          <m:e>
                            <m:r>
                              <m:rPr>
                                <m:sty m:val="p"/>
                              </m:rPr>
                              <w:rPr>
                                <w:rFonts w:ascii="Cambria Math" w:hAnsi="Cambria Math"/>
                              </w:rPr>
                              <m:t>F</m:t>
                            </m:r>
                          </m:e>
                          <m:sub>
                            <m:r>
                              <m:rPr>
                                <m:sty m:val="p"/>
                              </m:rPr>
                              <w:rPr>
                                <w:rFonts w:ascii="Cambria Math" w:hAnsi="Cambria Math"/>
                              </w:rPr>
                              <m:t>yc</m:t>
                            </m:r>
                          </m:sub>
                        </m:sSub>
                      </m:den>
                    </m:f>
                  </m:e>
                </m:rad>
              </m:oMath>
            </m:oMathPara>
          </w:p>
          <w:p w14:paraId="143DD037" w14:textId="1F8559DD" w:rsidR="00F231BB" w:rsidRPr="001E01CD" w:rsidRDefault="005C186C" w:rsidP="00CC43C5">
            <w:pPr>
              <w:spacing w:before="240" w:after="120"/>
            </w:pPr>
            <m:oMathPara>
              <m:oMathParaPr>
                <m:jc m:val="center"/>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cp</m:t>
                    </m:r>
                  </m:sub>
                </m:sSub>
                <m:r>
                  <m:rPr>
                    <m:sty m:val="p"/>
                  </m:rPr>
                  <w:rPr>
                    <w:rFonts w:ascii="Cambria Math" w:hAnsi="Cambria Math"/>
                  </w:rPr>
                  <m:t>=Depth of web in compression at plastic moment</m:t>
                </m:r>
              </m:oMath>
            </m:oMathPara>
          </w:p>
          <w:p w14:paraId="6E226F50" w14:textId="7638E3A3" w:rsidR="00F231BB" w:rsidRPr="001E01CD" w:rsidRDefault="005C186C" w:rsidP="00CC43C5">
            <w:pPr>
              <w:spacing w:before="120" w:after="120"/>
            </w:pPr>
            <m:oMathPara>
              <m:oMathParaPr>
                <m:jc m:val="center"/>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=Thickness of web</m:t>
                </m:r>
              </m:oMath>
            </m:oMathPara>
          </w:p>
          <w:p w14:paraId="0B6B4C26" w14:textId="68F24555" w:rsidR="00B43204" w:rsidRPr="001E01CD" w:rsidRDefault="005C186C" w:rsidP="00CC43C5">
            <w:pPr>
              <w:spacing w:before="120" w:after="120"/>
            </w:pPr>
            <m:oMathPara>
              <m:oMathParaPr>
                <m:jc m:val="center"/>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s</m:t>
                    </m:r>
                  </m:sub>
                </m:sSub>
                <m:r>
                  <m:rPr>
                    <m:sty m:val="p"/>
                  </m:rPr>
                  <w:rPr>
                    <w:rFonts w:ascii="Cambria Math" w:hAnsi="Cambria Math"/>
                  </w:rPr>
                  <m:t>=Steel modulus</m:t>
                </m:r>
              </m:oMath>
            </m:oMathPara>
          </w:p>
          <w:p w14:paraId="7CCC5CBD" w14:textId="359E6046" w:rsidR="00B43204" w:rsidRPr="001E01CD" w:rsidRDefault="005C186C" w:rsidP="00CC43C5">
            <w:pPr>
              <w:spacing w:before="120" w:after="240"/>
              <w:ind w:left="-29"/>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yc</m:t>
                    </m:r>
                  </m:sub>
                </m:sSub>
                <m:r>
                  <m:rPr>
                    <m:sty m:val="p"/>
                  </m:rPr>
                  <w:rPr>
                    <w:rFonts w:ascii="Cambria Math" w:hAnsi="Cambria Math"/>
                  </w:rPr>
                  <m:t>=Yield strength of compression flange</m:t>
                </m:r>
              </m:oMath>
            </m:oMathPara>
          </w:p>
        </w:tc>
        <w:tc>
          <w:tcPr>
            <w:tcW w:w="1795" w:type="dxa"/>
            <w:vAlign w:val="center"/>
          </w:tcPr>
          <w:p w14:paraId="470EC335" w14:textId="3CF0A2C6" w:rsidR="00F231BB" w:rsidRPr="001E01CD" w:rsidRDefault="00F231BB" w:rsidP="00CC43C5">
            <w:pPr>
              <w:spacing w:before="120" w:after="120"/>
            </w:pPr>
            <w:r w:rsidRPr="001E01CD">
              <w:t>6.10.6.2.2-1</w:t>
            </w:r>
          </w:p>
        </w:tc>
      </w:tr>
    </w:tbl>
    <w:p w14:paraId="52B6A76D" w14:textId="0D4539C7" w:rsidR="00837335" w:rsidRPr="001E01CD" w:rsidRDefault="00837335" w:rsidP="00CC43C5"/>
    <w:p w14:paraId="7BA8E788" w14:textId="4018038D" w:rsidR="00557754" w:rsidRPr="001E01CD" w:rsidRDefault="00966787" w:rsidP="00CC43C5">
      <w:pPr>
        <w:pStyle w:val="Heading5"/>
        <w:numPr>
          <w:ilvl w:val="0"/>
          <w:numId w:val="23"/>
        </w:numPr>
      </w:pPr>
      <w:r w:rsidRPr="001E01CD">
        <w:t>Compute the yield moment of the compact composite section.</w:t>
      </w:r>
    </w:p>
    <w:p w14:paraId="41FC30B7" w14:textId="25FCD8C1" w:rsidR="00557754" w:rsidRPr="001E01CD" w:rsidRDefault="00557754" w:rsidP="00CC43C5">
      <w:pPr>
        <w:ind w:left="720"/>
      </w:pPr>
      <w:r w:rsidRPr="001E01CD">
        <w:t xml:space="preserve">The yield moment of the composite section can be determined using the provisions of AASHTO LRFD Appendix Article D6.2.2. </w:t>
      </w:r>
      <w:r w:rsidR="00297209" w:rsidRPr="001E01CD">
        <w:t xml:space="preserve">The yield moment of a composite section in positive flexure shall be taken as the sum of </w:t>
      </w:r>
      <w:r w:rsidR="00B664C7" w:rsidRPr="001E01CD">
        <w:t>the moments applied separately to the steel, short-term, and long-term composite sections to cause nominal first yielding in either steel flanges at the strength limit state</w:t>
      </w:r>
      <w:r w:rsidR="00901D5E" w:rsidRPr="001E01CD">
        <w:t>, disregarding flange lateral bending</w:t>
      </w:r>
      <w:r w:rsidR="00B664C7" w:rsidRPr="001E01CD">
        <w:t xml:space="preserve"> </w:t>
      </w:r>
      <w:sdt>
        <w:sdtPr>
          <w:id w:val="-526248993"/>
          <w:citation/>
        </w:sdtPr>
        <w:sdtContent>
          <w:r w:rsidR="005A4E5B">
            <w:fldChar w:fldCharType="begin"/>
          </w:r>
          <w:r w:rsidR="005A4E5B">
            <w:instrText xml:space="preserve">CITATION AASHTOLRFD \n  \l 1033 </w:instrText>
          </w:r>
          <w:r w:rsidR="005A4E5B">
            <w:fldChar w:fldCharType="separate"/>
          </w:r>
          <w:r w:rsidR="00680E39">
            <w:rPr>
              <w:noProof/>
            </w:rPr>
            <w:t>(AASHTO LRFD Bridge Design Specifications, 2014)</w:t>
          </w:r>
          <w:r w:rsidR="005A4E5B">
            <w:fldChar w:fldCharType="end"/>
          </w:r>
        </w:sdtContent>
      </w:sdt>
      <w:r w:rsidR="00B664C7" w:rsidRPr="001E01CD">
        <w:t xml:space="preserve">. </w:t>
      </w:r>
      <w:r w:rsidR="00901D5E" w:rsidRPr="001E01CD">
        <w:t xml:space="preserve">The yield moment is the sum of the total permanent loads </w:t>
      </w:r>
      <w:r w:rsidR="004E2D35" w:rsidRPr="001E01CD">
        <w:t>plus the</w:t>
      </w:r>
      <w:r w:rsidR="00901D5E" w:rsidRPr="001E01CD">
        <w:t xml:space="preserve"> additional moment needed to cause nominal first yielding</w:t>
      </w:r>
      <w:r w:rsidR="004E2D35" w:rsidRPr="001E01CD">
        <w:t>, and</w:t>
      </w:r>
      <w:r w:rsidR="005336A4" w:rsidRPr="001E01CD">
        <w:t xml:space="preserve"> is taken as the lesser value calculated for the compression and tension flanges.</w:t>
      </w:r>
      <w:r w:rsidR="00381F8F" w:rsidRPr="001E01CD">
        <w:t xml:space="preserve"> </w:t>
      </w:r>
      <w:r w:rsidR="00E05F8B" w:rsidRPr="001E01CD">
        <w:t xml:space="preserve">The following </w:t>
      </w:r>
      <w:r w:rsidR="00DF160C" w:rsidRPr="001E01CD">
        <w:t>e</w:t>
      </w:r>
      <w:r w:rsidR="00441F04" w:rsidRPr="001E01CD">
        <w:t>quation</w:t>
      </w:r>
      <w:r w:rsidR="00E05F8B" w:rsidRPr="001E01CD">
        <w:t>s can be used to determine the yield moment of the composite section in positive flexure.</w:t>
      </w:r>
    </w:p>
    <w:tbl>
      <w:tblPr>
        <w:tblStyle w:val="TableGrid"/>
        <w:tblW w:w="867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9"/>
        <w:gridCol w:w="643"/>
      </w:tblGrid>
      <w:tr w:rsidR="00381F8F" w:rsidRPr="001E01CD" w14:paraId="73BA1922" w14:textId="77777777" w:rsidTr="004E2D35">
        <w:trPr>
          <w:trHeight w:val="795"/>
        </w:trPr>
        <w:tc>
          <w:tcPr>
            <w:tcW w:w="8100" w:type="dxa"/>
            <w:vAlign w:val="center"/>
          </w:tcPr>
          <w:p w14:paraId="0C623848" w14:textId="27ED9979" w:rsidR="00E05F8B" w:rsidRPr="001E01CD" w:rsidRDefault="005C186C" w:rsidP="00CC43C5">
            <w:pPr>
              <w:spacing w:before="240" w:after="240"/>
            </w:pPr>
            <m:oMathPara>
              <m:oMath>
                <m:sSub>
                  <m:sSubPr>
                    <m:ctrlPr>
                      <w:rPr>
                        <w:rFonts w:ascii="Cambria Math" w:hAnsi="Cambria Math"/>
                        <w:i/>
                      </w:rPr>
                    </m:ctrlPr>
                  </m:sSubPr>
                  <m:e>
                    <m:r>
                      <w:rPr>
                        <w:rFonts w:ascii="Cambria Math" w:hAnsi="Cambria Math"/>
                      </w:rPr>
                      <m:t>M</m:t>
                    </m:r>
                  </m:e>
                  <m:sub>
                    <m:r>
                      <w:rPr>
                        <w:rFonts w:ascii="Cambria Math" w:hAnsi="Cambria Math"/>
                      </w:rPr>
                      <m:t>ad</m:t>
                    </m:r>
                    <m:sSub>
                      <m:sSubPr>
                        <m:ctrlPr>
                          <w:rPr>
                            <w:rFonts w:ascii="Cambria Math" w:hAnsi="Cambria Math"/>
                            <w:i/>
                          </w:rPr>
                        </m:ctrlPr>
                      </m:sSubPr>
                      <m:e>
                        <m:r>
                          <w:rPr>
                            <w:rFonts w:ascii="Cambria Math" w:hAnsi="Cambria Math"/>
                          </w:rPr>
                          <m:t>d</m:t>
                        </m:r>
                      </m:e>
                      <m:sub>
                        <m:r>
                          <w:rPr>
                            <w:rFonts w:ascii="Cambria Math" w:hAnsi="Cambria Math"/>
                          </w:rPr>
                          <m:t>comp</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top</m:t>
                            </m:r>
                          </m:sub>
                        </m:sSub>
                      </m:sub>
                    </m:sSub>
                    <m:r>
                      <w:rPr>
                        <w:rFonts w:ascii="Cambria Math" w:hAnsi="Cambria Math"/>
                      </w:rPr>
                      <m:t>-1.25</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DC1</m:t>
                                </m:r>
                              </m:sub>
                            </m:sSub>
                          </m:num>
                          <m:den>
                            <m:sSub>
                              <m:sSubPr>
                                <m:ctrlPr>
                                  <w:rPr>
                                    <w:rFonts w:ascii="Cambria Math" w:hAnsi="Cambria Math"/>
                                    <w:i/>
                                  </w:rPr>
                                </m:ctrlPr>
                              </m:sSubPr>
                              <m:e>
                                <m:r>
                                  <w:rPr>
                                    <w:rFonts w:ascii="Cambria Math" w:hAnsi="Cambria Math"/>
                                  </w:rPr>
                                  <m:t>S</m:t>
                                </m:r>
                              </m:e>
                              <m: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top</m:t>
                                    </m:r>
                                  </m:sub>
                                </m:sSub>
                              </m:sub>
                            </m:sSub>
                          </m:den>
                        </m:f>
                      </m:e>
                    </m:d>
                    <m:r>
                      <w:rPr>
                        <w:rFonts w:ascii="Cambria Math" w:hAnsi="Cambria Math"/>
                      </w:rPr>
                      <m:t>-1.25</m:t>
                    </m:r>
                    <m:d>
                      <m:dPr>
                        <m:ctrlPr>
                          <w:rPr>
                            <w:rFonts w:ascii="Cambria Math" w:hAnsi="Cambria Math"/>
                            <w:i/>
                          </w:rPr>
                        </m:ctrlPr>
                      </m:d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DC2</m:t>
                                </m:r>
                              </m:sub>
                            </m:sSub>
                          </m:num>
                          <m:den>
                            <m:sSub>
                              <m:sSubPr>
                                <m:ctrlPr>
                                  <w:rPr>
                                    <w:rFonts w:ascii="Cambria Math" w:hAnsi="Cambria Math"/>
                                    <w:i/>
                                  </w:rPr>
                                </m:ctrlPr>
                              </m:sSubPr>
                              <m:e>
                                <m:r>
                                  <w:rPr>
                                    <w:rFonts w:ascii="Cambria Math" w:hAnsi="Cambria Math"/>
                                  </w:rPr>
                                  <m:t>S</m:t>
                                </m:r>
                              </m:e>
                              <m: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top</m:t>
                                    </m:r>
                                  </m:sub>
                                </m:sSub>
                              </m:sub>
                            </m:sSub>
                          </m:den>
                        </m:f>
                      </m:e>
                    </m:d>
                    <m:r>
                      <w:rPr>
                        <w:rFonts w:ascii="Cambria Math" w:hAnsi="Cambria Math"/>
                      </w:rPr>
                      <m:t>- 1.50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DW</m:t>
                                </m:r>
                              </m:sub>
                            </m:sSub>
                          </m:num>
                          <m:den>
                            <m:sSub>
                              <m:sSubPr>
                                <m:ctrlPr>
                                  <w:rPr>
                                    <w:rFonts w:ascii="Cambria Math" w:hAnsi="Cambria Math"/>
                                    <w:i/>
                                  </w:rPr>
                                </m:ctrlPr>
                              </m:sSubPr>
                              <m:e>
                                <m:r>
                                  <w:rPr>
                                    <w:rFonts w:ascii="Cambria Math" w:hAnsi="Cambria Math"/>
                                  </w:rPr>
                                  <m:t>S</m:t>
                                </m:r>
                              </m:e>
                              <m: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top</m:t>
                                    </m:r>
                                  </m:sub>
                                </m:sSub>
                              </m:sub>
                            </m:sSub>
                          </m:den>
                        </m:f>
                      </m:e>
                    </m:d>
                  </m:e>
                </m:d>
                <m:sSub>
                  <m:sSubPr>
                    <m:ctrlPr>
                      <w:rPr>
                        <w:rFonts w:ascii="Cambria Math" w:hAnsi="Cambria Math"/>
                        <w:i/>
                      </w:rPr>
                    </m:ctrlPr>
                  </m:sSubPr>
                  <m:e>
                    <m:r>
                      <w:rPr>
                        <w:rFonts w:ascii="Cambria Math" w:hAnsi="Cambria Math"/>
                      </w:rPr>
                      <m:t>S</m:t>
                    </m:r>
                  </m:e>
                  <m:sub>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top</m:t>
                        </m:r>
                      </m:sub>
                    </m:sSub>
                  </m:sub>
                </m:sSub>
              </m:oMath>
            </m:oMathPara>
          </w:p>
        </w:tc>
        <w:tc>
          <w:tcPr>
            <w:tcW w:w="572" w:type="dxa"/>
            <w:vAlign w:val="center"/>
          </w:tcPr>
          <w:p w14:paraId="2F15D5DC" w14:textId="4BB07E12" w:rsidR="00E05F8B" w:rsidRPr="001E01CD" w:rsidRDefault="00E05F8B" w:rsidP="00CC43C5">
            <w:pPr>
              <w:spacing w:before="240" w:after="240"/>
            </w:pPr>
            <w:r w:rsidRPr="001E01CD">
              <w:t>(</w:t>
            </w:r>
            <w:r w:rsidR="005336A4" w:rsidRPr="001E01CD">
              <w:t>13</w:t>
            </w:r>
            <w:r w:rsidRPr="001E01CD">
              <w:t>)</w:t>
            </w:r>
          </w:p>
        </w:tc>
      </w:tr>
      <w:tr w:rsidR="005336A4" w:rsidRPr="001E01CD" w14:paraId="034EA81D" w14:textId="77777777" w:rsidTr="004E2D35">
        <w:trPr>
          <w:trHeight w:val="795"/>
        </w:trPr>
        <w:tc>
          <w:tcPr>
            <w:tcW w:w="8100" w:type="dxa"/>
            <w:vAlign w:val="center"/>
          </w:tcPr>
          <w:p w14:paraId="0530E3A3" w14:textId="61257D9D" w:rsidR="005336A4" w:rsidRPr="001E01CD" w:rsidRDefault="005C186C" w:rsidP="00CC43C5">
            <w:pPr>
              <w:spacing w:before="240" w:after="240"/>
              <w:rPr>
                <w:rFonts w:ascii="Calibri" w:eastAsia="Calibri" w:hAnsi="Calibri"/>
              </w:rPr>
            </w:pPr>
            <m:oMathPara>
              <m:oMath>
                <m:sSub>
                  <m:sSubPr>
                    <m:ctrlPr>
                      <w:rPr>
                        <w:rFonts w:ascii="Cambria Math" w:hAnsi="Cambria Math"/>
                        <w:i/>
                      </w:rPr>
                    </m:ctrlPr>
                  </m:sSubPr>
                  <m:e>
                    <m:r>
                      <w:rPr>
                        <w:rFonts w:ascii="Cambria Math" w:hAnsi="Cambria Math"/>
                      </w:rPr>
                      <m:t>M</m:t>
                    </m:r>
                  </m:e>
                  <m:sub>
                    <m:r>
                      <w:rPr>
                        <w:rFonts w:ascii="Cambria Math" w:hAnsi="Cambria Math"/>
                      </w:rPr>
                      <m:t>ad</m:t>
                    </m:r>
                    <m:sSub>
                      <m:sSubPr>
                        <m:ctrlPr>
                          <w:rPr>
                            <w:rFonts w:ascii="Cambria Math" w:hAnsi="Cambria Math"/>
                            <w:i/>
                          </w:rPr>
                        </m:ctrlPr>
                      </m:sSubPr>
                      <m:e>
                        <m:r>
                          <w:rPr>
                            <w:rFonts w:ascii="Cambria Math" w:hAnsi="Cambria Math"/>
                          </w:rPr>
                          <m:t>d</m:t>
                        </m:r>
                      </m:e>
                      <m:sub>
                        <m:r>
                          <w:rPr>
                            <w:rFonts w:ascii="Cambria Math" w:hAnsi="Cambria Math"/>
                          </w:rPr>
                          <m:t>tens</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btm</m:t>
                            </m:r>
                          </m:sub>
                        </m:sSub>
                      </m:sub>
                    </m:sSub>
                    <m:r>
                      <w:rPr>
                        <w:rFonts w:ascii="Cambria Math" w:hAnsi="Cambria Math"/>
                      </w:rPr>
                      <m:t>-1.25</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DC1</m:t>
                                </m:r>
                              </m:sub>
                            </m:sSub>
                          </m:num>
                          <m:den>
                            <m:sSub>
                              <m:sSubPr>
                                <m:ctrlPr>
                                  <w:rPr>
                                    <w:rFonts w:ascii="Cambria Math" w:hAnsi="Cambria Math"/>
                                    <w:i/>
                                  </w:rPr>
                                </m:ctrlPr>
                              </m:sSubPr>
                              <m:e>
                                <m:r>
                                  <w:rPr>
                                    <w:rFonts w:ascii="Cambria Math" w:hAnsi="Cambria Math"/>
                                  </w:rPr>
                                  <m:t>S</m:t>
                                </m:r>
                              </m:e>
                              <m: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btm</m:t>
                                    </m:r>
                                  </m:sub>
                                </m:sSub>
                              </m:sub>
                            </m:sSub>
                          </m:den>
                        </m:f>
                      </m:e>
                    </m:d>
                    <m:r>
                      <w:rPr>
                        <w:rFonts w:ascii="Cambria Math" w:hAnsi="Cambria Math"/>
                      </w:rPr>
                      <m:t>-1.25</m:t>
                    </m:r>
                    <m:d>
                      <m:dPr>
                        <m:ctrlPr>
                          <w:rPr>
                            <w:rFonts w:ascii="Cambria Math" w:hAnsi="Cambria Math"/>
                            <w:i/>
                          </w:rPr>
                        </m:ctrlPr>
                      </m:d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DC2</m:t>
                                </m:r>
                              </m:sub>
                            </m:sSub>
                          </m:num>
                          <m:den>
                            <m:sSub>
                              <m:sSubPr>
                                <m:ctrlPr>
                                  <w:rPr>
                                    <w:rFonts w:ascii="Cambria Math" w:hAnsi="Cambria Math"/>
                                    <w:i/>
                                  </w:rPr>
                                </m:ctrlPr>
                              </m:sSubPr>
                              <m:e>
                                <m:r>
                                  <w:rPr>
                                    <w:rFonts w:ascii="Cambria Math" w:hAnsi="Cambria Math"/>
                                  </w:rPr>
                                  <m:t>S</m:t>
                                </m:r>
                              </m:e>
                              <m: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btm</m:t>
                                    </m:r>
                                  </m:sub>
                                </m:sSub>
                              </m:sub>
                            </m:sSub>
                          </m:den>
                        </m:f>
                      </m:e>
                    </m:d>
                    <m:r>
                      <w:rPr>
                        <w:rFonts w:ascii="Cambria Math" w:hAnsi="Cambria Math"/>
                      </w:rPr>
                      <m:t>- 1.50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DW</m:t>
                                </m:r>
                              </m:sub>
                            </m:sSub>
                          </m:num>
                          <m:den>
                            <m:sSub>
                              <m:sSubPr>
                                <m:ctrlPr>
                                  <w:rPr>
                                    <w:rFonts w:ascii="Cambria Math" w:hAnsi="Cambria Math"/>
                                    <w:i/>
                                  </w:rPr>
                                </m:ctrlPr>
                              </m:sSubPr>
                              <m:e>
                                <m:r>
                                  <w:rPr>
                                    <w:rFonts w:ascii="Cambria Math" w:hAnsi="Cambria Math"/>
                                  </w:rPr>
                                  <m:t>S</m:t>
                                </m:r>
                              </m:e>
                              <m: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btm</m:t>
                                    </m:r>
                                  </m:sub>
                                </m:sSub>
                              </m:sub>
                            </m:sSub>
                          </m:den>
                        </m:f>
                      </m:e>
                    </m:d>
                  </m:e>
                </m:d>
                <m:sSub>
                  <m:sSubPr>
                    <m:ctrlPr>
                      <w:rPr>
                        <w:rFonts w:ascii="Cambria Math" w:hAnsi="Cambria Math"/>
                        <w:i/>
                      </w:rPr>
                    </m:ctrlPr>
                  </m:sSubPr>
                  <m:e>
                    <m:r>
                      <w:rPr>
                        <w:rFonts w:ascii="Cambria Math" w:hAnsi="Cambria Math"/>
                      </w:rPr>
                      <m:t>S</m:t>
                    </m:r>
                  </m:e>
                  <m:sub>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btm</m:t>
                        </m:r>
                      </m:sub>
                    </m:sSub>
                  </m:sub>
                </m:sSub>
              </m:oMath>
            </m:oMathPara>
          </w:p>
        </w:tc>
        <w:tc>
          <w:tcPr>
            <w:tcW w:w="572" w:type="dxa"/>
            <w:vAlign w:val="center"/>
          </w:tcPr>
          <w:p w14:paraId="3F999DFC" w14:textId="5A44AC40" w:rsidR="005336A4" w:rsidRPr="001E01CD" w:rsidRDefault="005336A4" w:rsidP="00CC43C5">
            <w:pPr>
              <w:spacing w:before="240" w:after="240"/>
            </w:pPr>
            <w:r w:rsidRPr="001E01CD">
              <w:t>(14)</w:t>
            </w:r>
          </w:p>
        </w:tc>
      </w:tr>
      <w:tr w:rsidR="005336A4" w:rsidRPr="001E01CD" w14:paraId="1BFDCA18" w14:textId="77777777" w:rsidTr="004E2D35">
        <w:trPr>
          <w:trHeight w:val="795"/>
        </w:trPr>
        <w:tc>
          <w:tcPr>
            <w:tcW w:w="8100" w:type="dxa"/>
            <w:vAlign w:val="center"/>
          </w:tcPr>
          <w:p w14:paraId="121D9650" w14:textId="3B08980C" w:rsidR="005336A4" w:rsidRPr="001E01CD" w:rsidRDefault="005C186C" w:rsidP="00CC43C5">
            <w:pPr>
              <w:spacing w:before="240" w:after="240"/>
              <w:rPr>
                <w:rFonts w:ascii="Calibri" w:eastAsia="Calibri" w:hAnsi="Calibri"/>
              </w:rPr>
            </w:pPr>
            <m:oMathPara>
              <m:oMathParaPr>
                <m:jc m:val="center"/>
              </m:oMathParaP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comp</m:t>
                        </m:r>
                      </m:sub>
                    </m:sSub>
                  </m:sub>
                </m:sSub>
                <m:r>
                  <w:rPr>
                    <w:rFonts w:ascii="Cambria Math" w:hAnsi="Cambria Math"/>
                  </w:rPr>
                  <m:t>=1.25</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DC1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DC2</m:t>
                        </m:r>
                      </m:sub>
                    </m:sSub>
                  </m:e>
                </m:d>
                <m:r>
                  <w:rPr>
                    <w:rFonts w:ascii="Cambria Math" w:hAnsi="Cambria Math"/>
                  </w:rPr>
                  <m:t xml:space="preserve">+1.50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DW</m:t>
                        </m:r>
                      </m:sub>
                    </m:sSub>
                  </m:e>
                </m:d>
                <m:r>
                  <w:rPr>
                    <w:rFonts w:ascii="Cambria Math" w:eastAsia="Calibri"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ad</m:t>
                    </m:r>
                    <m:sSub>
                      <m:sSubPr>
                        <m:ctrlPr>
                          <w:rPr>
                            <w:rFonts w:ascii="Cambria Math" w:hAnsi="Cambria Math"/>
                            <w:i/>
                          </w:rPr>
                        </m:ctrlPr>
                      </m:sSubPr>
                      <m:e>
                        <m:r>
                          <w:rPr>
                            <w:rFonts w:ascii="Cambria Math" w:hAnsi="Cambria Math"/>
                          </w:rPr>
                          <m:t>d</m:t>
                        </m:r>
                      </m:e>
                      <m:sub>
                        <m:r>
                          <w:rPr>
                            <w:rFonts w:ascii="Cambria Math" w:hAnsi="Cambria Math"/>
                          </w:rPr>
                          <m:t>comp</m:t>
                        </m:r>
                      </m:sub>
                    </m:sSub>
                  </m:sub>
                </m:sSub>
              </m:oMath>
            </m:oMathPara>
          </w:p>
        </w:tc>
        <w:tc>
          <w:tcPr>
            <w:tcW w:w="572" w:type="dxa"/>
            <w:vAlign w:val="center"/>
          </w:tcPr>
          <w:p w14:paraId="141C47DE" w14:textId="520D352B" w:rsidR="005336A4" w:rsidRPr="001E01CD" w:rsidRDefault="008674D7" w:rsidP="00CC43C5">
            <w:pPr>
              <w:spacing w:before="240" w:after="240"/>
            </w:pPr>
            <w:r w:rsidRPr="001E01CD">
              <w:t>(15)</w:t>
            </w:r>
          </w:p>
        </w:tc>
      </w:tr>
      <w:tr w:rsidR="005336A4" w:rsidRPr="001E01CD" w14:paraId="0C0B1B96" w14:textId="77777777" w:rsidTr="004E2D35">
        <w:trPr>
          <w:trHeight w:val="795"/>
        </w:trPr>
        <w:tc>
          <w:tcPr>
            <w:tcW w:w="8100" w:type="dxa"/>
            <w:vAlign w:val="center"/>
          </w:tcPr>
          <w:p w14:paraId="28AC2E3C" w14:textId="077996E2" w:rsidR="005336A4" w:rsidRPr="001E01CD" w:rsidRDefault="005C186C" w:rsidP="00CC43C5">
            <w:pPr>
              <w:spacing w:before="240" w:after="240"/>
              <w:rPr>
                <w:rFonts w:ascii="Calibri" w:eastAsia="Calibri" w:hAnsi="Calibri"/>
              </w:rPr>
            </w:pPr>
            <m:oMathPara>
              <m:oMathParaPr>
                <m:jc m:val="center"/>
              </m:oMathParaP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tens</m:t>
                        </m:r>
                      </m:sub>
                    </m:sSub>
                  </m:sub>
                </m:sSub>
                <m:r>
                  <w:rPr>
                    <w:rFonts w:ascii="Cambria Math" w:hAnsi="Cambria Math"/>
                  </w:rPr>
                  <m:t>=1.25</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DC1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DC2</m:t>
                        </m:r>
                      </m:sub>
                    </m:sSub>
                  </m:e>
                </m:d>
                <m:r>
                  <w:rPr>
                    <w:rFonts w:ascii="Cambria Math" w:hAnsi="Cambria Math"/>
                  </w:rPr>
                  <m:t xml:space="preserve">+1.50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DW</m:t>
                        </m:r>
                      </m:sub>
                    </m:sSub>
                  </m:e>
                </m:d>
                <m:r>
                  <w:rPr>
                    <w:rFonts w:ascii="Cambria Math" w:eastAsia="Calibri"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ad</m:t>
                    </m:r>
                    <m:sSub>
                      <m:sSubPr>
                        <m:ctrlPr>
                          <w:rPr>
                            <w:rFonts w:ascii="Cambria Math" w:hAnsi="Cambria Math"/>
                            <w:i/>
                          </w:rPr>
                        </m:ctrlPr>
                      </m:sSubPr>
                      <m:e>
                        <m:r>
                          <w:rPr>
                            <w:rFonts w:ascii="Cambria Math" w:hAnsi="Cambria Math"/>
                          </w:rPr>
                          <m:t>d</m:t>
                        </m:r>
                      </m:e>
                      <m:sub>
                        <m:r>
                          <w:rPr>
                            <w:rFonts w:ascii="Cambria Math" w:hAnsi="Cambria Math"/>
                          </w:rPr>
                          <m:t>tens</m:t>
                        </m:r>
                      </m:sub>
                    </m:sSub>
                  </m:sub>
                </m:sSub>
              </m:oMath>
            </m:oMathPara>
          </w:p>
        </w:tc>
        <w:tc>
          <w:tcPr>
            <w:tcW w:w="572" w:type="dxa"/>
            <w:vAlign w:val="center"/>
          </w:tcPr>
          <w:p w14:paraId="707678F4" w14:textId="69128F28" w:rsidR="005336A4" w:rsidRPr="001E01CD" w:rsidRDefault="008674D7" w:rsidP="00CC43C5">
            <w:pPr>
              <w:spacing w:before="240" w:after="240"/>
            </w:pPr>
            <w:r w:rsidRPr="001E01CD">
              <w:t>(16)</w:t>
            </w:r>
          </w:p>
        </w:tc>
      </w:tr>
      <w:tr w:rsidR="005336A4" w:rsidRPr="001E01CD" w14:paraId="4F0FB124" w14:textId="77777777" w:rsidTr="004E2D35">
        <w:trPr>
          <w:trHeight w:val="795"/>
        </w:trPr>
        <w:tc>
          <w:tcPr>
            <w:tcW w:w="8100" w:type="dxa"/>
            <w:vAlign w:val="center"/>
          </w:tcPr>
          <w:p w14:paraId="291F27B6" w14:textId="710DC365" w:rsidR="005336A4" w:rsidRPr="001E01CD" w:rsidRDefault="005C186C" w:rsidP="00CC43C5">
            <w:pPr>
              <w:spacing w:before="240" w:after="240"/>
              <w:rPr>
                <w:rFonts w:ascii="Calibri" w:eastAsia="Calibri" w:hAnsi="Calibri"/>
              </w:rP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comp</m:t>
                        </m:r>
                      </m:sub>
                    </m:sSub>
                  </m:sub>
                </m:sSub>
                <m:r>
                  <w:rPr>
                    <w:rFonts w:ascii="Cambria Math" w:hAnsi="Cambria Math"/>
                  </w:rPr>
                  <m:t>,</m:t>
                </m:r>
                <m:r>
                  <w:rPr>
                    <w:rFonts w:ascii="Cambria Math" w:eastAsia="Calibri"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tens</m:t>
                        </m:r>
                      </m:sub>
                    </m:sSub>
                  </m:sub>
                </m:sSub>
                <m:r>
                  <w:rPr>
                    <w:rFonts w:ascii="Cambria Math" w:hAnsi="Cambria Math"/>
                  </w:rPr>
                  <m:t>)</m:t>
                </m:r>
              </m:oMath>
            </m:oMathPara>
          </w:p>
        </w:tc>
        <w:tc>
          <w:tcPr>
            <w:tcW w:w="572" w:type="dxa"/>
            <w:vAlign w:val="center"/>
          </w:tcPr>
          <w:p w14:paraId="2B434736" w14:textId="11D37CD0" w:rsidR="005336A4" w:rsidRPr="001E01CD" w:rsidRDefault="008674D7" w:rsidP="00CC43C5">
            <w:pPr>
              <w:spacing w:before="240" w:after="240"/>
            </w:pPr>
            <w:r w:rsidRPr="001E01CD">
              <w:t>(17)</w:t>
            </w:r>
          </w:p>
        </w:tc>
      </w:tr>
      <w:tr w:rsidR="00381F8F" w:rsidRPr="001E01CD" w14:paraId="17D6B878" w14:textId="77777777" w:rsidTr="004E2D35">
        <w:trPr>
          <w:trHeight w:val="1335"/>
        </w:trPr>
        <w:tc>
          <w:tcPr>
            <w:tcW w:w="8100" w:type="dxa"/>
            <w:vAlign w:val="center"/>
          </w:tcPr>
          <w:p w14:paraId="456320BE" w14:textId="484EF38C" w:rsidR="00E05F8B" w:rsidRPr="001E01CD" w:rsidRDefault="00E05F8B" w:rsidP="00CC43C5">
            <w:pPr>
              <w:spacing w:after="120"/>
              <w:ind w:left="-14"/>
              <w:rPr>
                <w:i/>
              </w:rPr>
            </w:pPr>
            <w:r w:rsidRPr="001E01CD">
              <w:rPr>
                <w:i/>
              </w:rPr>
              <w:lastRenderedPageBreak/>
              <w:t>Where,</w:t>
            </w:r>
          </w:p>
          <w:p w14:paraId="5667A98E" w14:textId="7AA77E02" w:rsidR="00117C13" w:rsidRPr="001E01CD" w:rsidRDefault="005C186C" w:rsidP="00CC43C5">
            <w:pPr>
              <w:spacing w:after="120"/>
              <w:ind w:left="-17"/>
              <w:rPr>
                <w:i/>
              </w:rPr>
            </w:pPr>
            <m:oMath>
              <m:sSub>
                <m:sSubPr>
                  <m:ctrlPr>
                    <w:rPr>
                      <w:rFonts w:ascii="Cambria Math" w:hAnsi="Cambria Math"/>
                      <w:i/>
                    </w:rPr>
                  </m:ctrlPr>
                </m:sSubPr>
                <m:e>
                  <m:r>
                    <w:rPr>
                      <w:rFonts w:ascii="Cambria Math" w:hAnsi="Cambria Math"/>
                    </w:rPr>
                    <m:t>S</m:t>
                  </m:r>
                </m:e>
                <m: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top</m:t>
                      </m:r>
                    </m:sub>
                  </m:sSub>
                </m:sub>
              </m:sSub>
            </m:oMath>
            <w:r w:rsidR="00117C13" w:rsidRPr="001E01CD">
              <w:rPr>
                <w:i/>
              </w:rPr>
              <w:t xml:space="preserve"> = Long-term composite section modulus of top flange</w:t>
            </w:r>
          </w:p>
          <w:p w14:paraId="61E08BE5" w14:textId="4F7D70F6" w:rsidR="00117C13" w:rsidRPr="001E01CD" w:rsidRDefault="005C186C" w:rsidP="00CC43C5">
            <w:pPr>
              <w:spacing w:after="120"/>
              <w:ind w:left="-17"/>
              <w:rPr>
                <w:i/>
              </w:rPr>
            </w:pPr>
            <m:oMath>
              <m:sSub>
                <m:sSubPr>
                  <m:ctrlPr>
                    <w:rPr>
                      <w:rFonts w:ascii="Cambria Math" w:hAnsi="Cambria Math"/>
                      <w:i/>
                    </w:rPr>
                  </m:ctrlPr>
                </m:sSubPr>
                <m:e>
                  <m:r>
                    <w:rPr>
                      <w:rFonts w:ascii="Cambria Math" w:hAnsi="Cambria Math"/>
                    </w:rPr>
                    <m:t>S</m:t>
                  </m:r>
                </m:e>
                <m: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btm</m:t>
                      </m:r>
                    </m:sub>
                  </m:sSub>
                </m:sub>
              </m:sSub>
              <m:r>
                <w:rPr>
                  <w:rFonts w:ascii="Cambria Math" w:hAnsi="Cambria Math"/>
                </w:rPr>
                <m:t xml:space="preserve"> </m:t>
              </m:r>
            </m:oMath>
            <w:r w:rsidR="00117C13" w:rsidRPr="001E01CD">
              <w:rPr>
                <w:i/>
              </w:rPr>
              <w:t>= Long-term composite section modulus of bottom flange</w:t>
            </w:r>
          </w:p>
          <w:p w14:paraId="7E0CB7B4" w14:textId="1A6378BE" w:rsidR="00117C13" w:rsidRPr="001E01CD" w:rsidRDefault="005C186C" w:rsidP="00CC43C5">
            <w:pPr>
              <w:spacing w:after="120"/>
              <w:ind w:left="-17"/>
              <w:rPr>
                <w:i/>
              </w:rPr>
            </w:pPr>
            <m:oMath>
              <m:sSub>
                <m:sSubPr>
                  <m:ctrlPr>
                    <w:rPr>
                      <w:rFonts w:ascii="Cambria Math" w:hAnsi="Cambria Math"/>
                      <w:i/>
                    </w:rPr>
                  </m:ctrlPr>
                </m:sSubPr>
                <m:e>
                  <m:r>
                    <w:rPr>
                      <w:rFonts w:ascii="Cambria Math" w:hAnsi="Cambria Math"/>
                    </w:rPr>
                    <m:t>S</m:t>
                  </m:r>
                </m:e>
                <m:sub>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top</m:t>
                      </m:r>
                    </m:sub>
                  </m:sSub>
                </m:sub>
              </m:sSub>
            </m:oMath>
            <w:r w:rsidR="00117C13" w:rsidRPr="001E01CD">
              <w:rPr>
                <w:i/>
              </w:rPr>
              <w:t xml:space="preserve"> = Short-term composite section modulus of top flange</w:t>
            </w:r>
          </w:p>
          <w:p w14:paraId="39374DCE" w14:textId="751BCFA9" w:rsidR="00117C13" w:rsidRPr="001E01CD" w:rsidRDefault="005C186C" w:rsidP="00CC43C5">
            <w:pPr>
              <w:spacing w:after="120"/>
              <w:ind w:left="-17"/>
              <w:rPr>
                <w:i/>
              </w:rPr>
            </w:pPr>
            <m:oMath>
              <m:sSub>
                <m:sSubPr>
                  <m:ctrlPr>
                    <w:rPr>
                      <w:rFonts w:ascii="Cambria Math" w:hAnsi="Cambria Math"/>
                      <w:i/>
                    </w:rPr>
                  </m:ctrlPr>
                </m:sSubPr>
                <m:e>
                  <m:r>
                    <w:rPr>
                      <w:rFonts w:ascii="Cambria Math" w:hAnsi="Cambria Math"/>
                    </w:rPr>
                    <m:t>S</m:t>
                  </m:r>
                </m:e>
                <m:sub>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btm</m:t>
                      </m:r>
                    </m:sub>
                  </m:sSub>
                </m:sub>
              </m:sSub>
            </m:oMath>
            <w:r w:rsidR="00117C13" w:rsidRPr="001E01CD">
              <w:rPr>
                <w:i/>
              </w:rPr>
              <w:t xml:space="preserve"> = Short-term composite section modulus of bottom flange</w:t>
            </w:r>
          </w:p>
          <w:p w14:paraId="349DA8C6" w14:textId="4D912C80" w:rsidR="008674D7" w:rsidRPr="001E01CD" w:rsidRDefault="005C186C" w:rsidP="00CC43C5">
            <w:pPr>
              <w:spacing w:after="120"/>
              <w:ind w:left="-17"/>
              <w:rPr>
                <w:i/>
              </w:rPr>
            </w:pPr>
            <m:oMath>
              <m:sSub>
                <m:sSubPr>
                  <m:ctrlPr>
                    <w:rPr>
                      <w:rFonts w:ascii="Cambria Math" w:hAnsi="Cambria Math"/>
                      <w:i/>
                    </w:rPr>
                  </m:ctrlPr>
                </m:sSubPr>
                <m:e>
                  <m:r>
                    <w:rPr>
                      <w:rFonts w:ascii="Cambria Math" w:hAnsi="Cambria Math"/>
                    </w:rPr>
                    <m:t>M</m:t>
                  </m:r>
                </m:e>
                <m:sub>
                  <m:r>
                    <w:rPr>
                      <w:rFonts w:ascii="Cambria Math" w:hAnsi="Cambria Math"/>
                    </w:rPr>
                    <m:t>DC1</m:t>
                  </m:r>
                </m:sub>
              </m:sSub>
            </m:oMath>
            <w:r w:rsidR="008674D7" w:rsidRPr="001E01CD">
              <w:rPr>
                <w:i/>
              </w:rPr>
              <w:t xml:space="preserve"> = </w:t>
            </w:r>
            <w:r w:rsidR="00A464C1" w:rsidRPr="001E01CD">
              <w:rPr>
                <w:i/>
              </w:rPr>
              <w:t>Maximum positive m</w:t>
            </w:r>
            <w:r w:rsidR="008674D7" w:rsidRPr="001E01CD">
              <w:rPr>
                <w:i/>
              </w:rPr>
              <w:t>oment due to initial dead load</w:t>
            </w:r>
          </w:p>
          <w:p w14:paraId="1F608095" w14:textId="65E4D8DC" w:rsidR="008674D7" w:rsidRPr="001E01CD" w:rsidRDefault="005C186C" w:rsidP="00CC43C5">
            <w:pPr>
              <w:spacing w:after="120"/>
              <w:ind w:left="972" w:hanging="989"/>
              <w:rPr>
                <w:i/>
              </w:rPr>
            </w:pPr>
            <m:oMath>
              <m:sSub>
                <m:sSubPr>
                  <m:ctrlPr>
                    <w:rPr>
                      <w:rFonts w:ascii="Cambria Math" w:hAnsi="Cambria Math"/>
                      <w:i/>
                    </w:rPr>
                  </m:ctrlPr>
                </m:sSubPr>
                <m:e>
                  <m:r>
                    <w:rPr>
                      <w:rFonts w:ascii="Cambria Math" w:hAnsi="Cambria Math"/>
                    </w:rPr>
                    <m:t>M</m:t>
                  </m:r>
                </m:e>
                <m:sub>
                  <m:r>
                    <w:rPr>
                      <w:rFonts w:ascii="Cambria Math" w:hAnsi="Cambria Math"/>
                    </w:rPr>
                    <m:t>DC2</m:t>
                  </m:r>
                </m:sub>
              </m:sSub>
              <m:r>
                <w:rPr>
                  <w:rFonts w:ascii="Cambria Math" w:hAnsi="Cambria Math"/>
                </w:rPr>
                <m:t xml:space="preserve"> </m:t>
              </m:r>
            </m:oMath>
            <w:r w:rsidR="008674D7" w:rsidRPr="001E01CD">
              <w:rPr>
                <w:i/>
              </w:rPr>
              <w:t xml:space="preserve">= </w:t>
            </w:r>
            <w:r w:rsidR="00A464C1" w:rsidRPr="001E01CD">
              <w:rPr>
                <w:i/>
              </w:rPr>
              <w:t>Maximum positive m</w:t>
            </w:r>
            <w:r w:rsidR="008674D7" w:rsidRPr="001E01CD">
              <w:rPr>
                <w:i/>
              </w:rPr>
              <w:t>oment due to superimposed dead load</w:t>
            </w:r>
          </w:p>
          <w:p w14:paraId="7880E391" w14:textId="676FE7AD" w:rsidR="008674D7" w:rsidRPr="001E01CD" w:rsidRDefault="005C186C" w:rsidP="00CC43C5">
            <w:pPr>
              <w:spacing w:after="120"/>
              <w:ind w:left="-17"/>
              <w:rPr>
                <w:i/>
              </w:rPr>
            </w:pPr>
            <m:oMath>
              <m:sSub>
                <m:sSubPr>
                  <m:ctrlPr>
                    <w:rPr>
                      <w:rFonts w:ascii="Cambria Math" w:hAnsi="Cambria Math"/>
                      <w:i/>
                    </w:rPr>
                  </m:ctrlPr>
                </m:sSubPr>
                <m:e>
                  <m:r>
                    <w:rPr>
                      <w:rFonts w:ascii="Cambria Math" w:hAnsi="Cambria Math"/>
                    </w:rPr>
                    <m:t>M</m:t>
                  </m:r>
                </m:e>
                <m:sub>
                  <m:r>
                    <w:rPr>
                      <w:rFonts w:ascii="Cambria Math" w:hAnsi="Cambria Math"/>
                    </w:rPr>
                    <m:t>DW</m:t>
                  </m:r>
                </m:sub>
              </m:sSub>
            </m:oMath>
            <w:r w:rsidR="008674D7" w:rsidRPr="001E01CD">
              <w:rPr>
                <w:i/>
              </w:rPr>
              <w:t xml:space="preserve"> = </w:t>
            </w:r>
            <w:r w:rsidR="00A464C1" w:rsidRPr="001E01CD">
              <w:rPr>
                <w:i/>
              </w:rPr>
              <w:t>Maximum positive m</w:t>
            </w:r>
            <w:r w:rsidR="008674D7" w:rsidRPr="001E01CD">
              <w:rPr>
                <w:i/>
              </w:rPr>
              <w:t>oment due to wearing surface</w:t>
            </w:r>
          </w:p>
          <w:p w14:paraId="2CC47CB4" w14:textId="64287CB4" w:rsidR="00E05F8B" w:rsidRPr="001E01CD" w:rsidRDefault="005C186C" w:rsidP="00CC43C5">
            <w:pPr>
              <w:spacing w:after="120"/>
              <w:ind w:left="972" w:hanging="1000"/>
              <w:rPr>
                <w:rFonts w:ascii="Calibri" w:eastAsia="Calibri" w:hAnsi="Calibri"/>
              </w:rPr>
            </w:pPr>
            <m:oMath>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 xml:space="preserve"> </m:t>
              </m:r>
            </m:oMath>
            <w:r w:rsidR="00E05F8B" w:rsidRPr="001E01CD">
              <w:rPr>
                <w:i/>
              </w:rPr>
              <w:t xml:space="preserve"> = </w:t>
            </w:r>
            <w:r w:rsidR="008674D7" w:rsidRPr="001E01CD">
              <w:rPr>
                <w:i/>
              </w:rPr>
              <w:t>Yield moment for positive flexure</w:t>
            </w:r>
            <w:r w:rsidR="00E05F8B" w:rsidRPr="001E01CD">
              <w:rPr>
                <w:i/>
              </w:rPr>
              <w:t xml:space="preserve"> </w:t>
            </w:r>
          </w:p>
        </w:tc>
        <w:tc>
          <w:tcPr>
            <w:tcW w:w="572" w:type="dxa"/>
          </w:tcPr>
          <w:p w14:paraId="08F0C588" w14:textId="77777777" w:rsidR="00E05F8B" w:rsidRPr="001E01CD" w:rsidRDefault="00E05F8B" w:rsidP="00CC43C5"/>
        </w:tc>
      </w:tr>
    </w:tbl>
    <w:p w14:paraId="335E11D8" w14:textId="5EF5F8C9" w:rsidR="00E05F8B" w:rsidRPr="001E01CD" w:rsidRDefault="00E05F8B" w:rsidP="00CC43C5"/>
    <w:p w14:paraId="1D561FB2" w14:textId="6480D3EA" w:rsidR="009B09A5" w:rsidRPr="001E01CD" w:rsidRDefault="009B09A5" w:rsidP="00CC43C5">
      <w:pPr>
        <w:pStyle w:val="Heading5"/>
        <w:numPr>
          <w:ilvl w:val="0"/>
          <w:numId w:val="23"/>
        </w:numPr>
      </w:pPr>
      <w:r w:rsidRPr="001E01CD">
        <w:t>Determine t</w:t>
      </w:r>
      <w:r w:rsidR="004E2D35" w:rsidRPr="001E01CD">
        <w:t xml:space="preserve">he nominal flexural resistance </w:t>
      </w:r>
      <w:r w:rsidRPr="001E01CD">
        <w:t xml:space="preserve">for </w:t>
      </w:r>
      <w:r w:rsidR="004E2D35" w:rsidRPr="001E01CD">
        <w:t xml:space="preserve">the </w:t>
      </w:r>
      <w:r w:rsidR="0052736A" w:rsidRPr="001E01CD">
        <w:t>compact</w:t>
      </w:r>
      <w:r w:rsidR="004E2D35" w:rsidRPr="001E01CD">
        <w:t xml:space="preserve"> section</w:t>
      </w:r>
      <w:r w:rsidRPr="001E01CD">
        <w:t>.</w:t>
      </w:r>
    </w:p>
    <w:p w14:paraId="1F2196B9" w14:textId="3915D9E9" w:rsidR="0052736A" w:rsidRPr="001E01CD" w:rsidRDefault="0052736A" w:rsidP="00CC43C5">
      <w:pPr>
        <w:ind w:left="720"/>
      </w:pPr>
      <w:r w:rsidRPr="001E01CD">
        <w:t xml:space="preserve">The nominal flexural resistance for a </w:t>
      </w:r>
      <w:r w:rsidR="004E2D35" w:rsidRPr="001E01CD">
        <w:t xml:space="preserve">compact </w:t>
      </w:r>
      <w:r w:rsidRPr="001E01CD">
        <w:t>composite</w:t>
      </w:r>
      <w:r w:rsidR="004E2D35" w:rsidRPr="001E01CD">
        <w:t xml:space="preserve"> </w:t>
      </w:r>
      <w:r w:rsidR="0052035D" w:rsidRPr="001E01CD">
        <w:t>cross-</w:t>
      </w:r>
      <w:r w:rsidRPr="001E01CD">
        <w:t xml:space="preserve">section in positive flexure is represented </w:t>
      </w:r>
      <w:r w:rsidR="00D43587" w:rsidRPr="001E01CD">
        <w:t>in the form of a</w:t>
      </w:r>
      <w:r w:rsidRPr="001E01CD">
        <w:t xml:space="preserve"> moment</w:t>
      </w:r>
      <w:r w:rsidR="00365F8C" w:rsidRPr="001E01CD">
        <w:t xml:space="preserve"> (</w:t>
      </w:r>
      <w:proofErr w:type="spellStart"/>
      <w:r w:rsidR="00365F8C" w:rsidRPr="001E01CD">
        <w:rPr>
          <w:i/>
        </w:rPr>
        <w:t>M</w:t>
      </w:r>
      <w:r w:rsidR="00365F8C" w:rsidRPr="001E01CD">
        <w:rPr>
          <w:i/>
          <w:vertAlign w:val="subscript"/>
        </w:rPr>
        <w:t>n</w:t>
      </w:r>
      <w:proofErr w:type="spellEnd"/>
      <w:r w:rsidR="00365F8C" w:rsidRPr="001E01CD">
        <w:t>)</w:t>
      </w:r>
      <w:r w:rsidRPr="001E01CD">
        <w:t xml:space="preserve"> and is given by the provisions of AASHTO LRFD Article 6.10.7.1.2. </w:t>
      </w:r>
      <w:r w:rsidR="00441F04" w:rsidRPr="001E01CD">
        <w:t>Equation</w:t>
      </w:r>
      <w:r w:rsidR="00365F8C" w:rsidRPr="001E01CD">
        <w:t xml:space="preserve">s </w:t>
      </w:r>
      <w:r w:rsidR="00DF160C" w:rsidRPr="001E01CD">
        <w:t>18</w:t>
      </w:r>
      <w:r w:rsidR="00365F8C" w:rsidRPr="001E01CD">
        <w:t xml:space="preserve"> and </w:t>
      </w:r>
      <w:r w:rsidR="00DF160C" w:rsidRPr="001E01CD">
        <w:t>19</w:t>
      </w:r>
      <w:r w:rsidR="00365F8C" w:rsidRPr="001E01CD">
        <w:t xml:space="preserve"> are used to determine nominal moment resistance for simply supported bridges. </w:t>
      </w:r>
      <w:r w:rsidR="00441F04" w:rsidRPr="001E01CD">
        <w:t>Equation</w:t>
      </w:r>
      <w:r w:rsidR="00365F8C" w:rsidRPr="001E01CD">
        <w:t xml:space="preserve">s </w:t>
      </w:r>
      <w:r w:rsidR="00DF160C" w:rsidRPr="001E01CD">
        <w:t>20</w:t>
      </w:r>
      <w:r w:rsidR="00365F8C" w:rsidRPr="001E01CD">
        <w:t xml:space="preserve"> and </w:t>
      </w:r>
      <w:r w:rsidR="00DF160C" w:rsidRPr="001E01CD">
        <w:t>21</w:t>
      </w:r>
      <w:r w:rsidR="00365F8C" w:rsidRPr="001E01CD">
        <w:t xml:space="preserve"> are used to determine nominal moment resistance for multiple-span continuous.</w:t>
      </w:r>
    </w:p>
    <w:tbl>
      <w:tblPr>
        <w:tblStyle w:val="TableGrid"/>
        <w:tblW w:w="867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9"/>
        <w:gridCol w:w="643"/>
      </w:tblGrid>
      <w:tr w:rsidR="00365F8C" w:rsidRPr="001E01CD" w14:paraId="1A9D691F" w14:textId="77777777" w:rsidTr="004E2D35">
        <w:trPr>
          <w:trHeight w:val="795"/>
        </w:trPr>
        <w:tc>
          <w:tcPr>
            <w:tcW w:w="8100" w:type="dxa"/>
            <w:vAlign w:val="center"/>
          </w:tcPr>
          <w:p w14:paraId="47A793FA" w14:textId="3812BDB0" w:rsidR="00365F8C" w:rsidRPr="001E01CD" w:rsidRDefault="005C186C" w:rsidP="00DF160C">
            <w:pPr>
              <w:spacing w:before="240" w:after="240"/>
              <w:jc w:val="center"/>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 xml:space="preserve">    if </m:t>
                </m:r>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 xml:space="preserve"> ≤0.1D</m:t>
                </m:r>
              </m:oMath>
            </m:oMathPara>
          </w:p>
        </w:tc>
        <w:tc>
          <w:tcPr>
            <w:tcW w:w="572" w:type="dxa"/>
            <w:vAlign w:val="center"/>
          </w:tcPr>
          <w:p w14:paraId="02E4B26B" w14:textId="00CC064A" w:rsidR="00365F8C" w:rsidRPr="001E01CD" w:rsidRDefault="00365F8C" w:rsidP="00CC43C5">
            <w:pPr>
              <w:spacing w:before="240" w:after="240"/>
            </w:pPr>
            <w:r w:rsidRPr="001E01CD">
              <w:t>(18)</w:t>
            </w:r>
          </w:p>
        </w:tc>
      </w:tr>
      <w:tr w:rsidR="00365F8C" w:rsidRPr="001E01CD" w14:paraId="750431A6" w14:textId="77777777" w:rsidTr="004E2D35">
        <w:trPr>
          <w:trHeight w:val="795"/>
        </w:trPr>
        <w:tc>
          <w:tcPr>
            <w:tcW w:w="8100" w:type="dxa"/>
            <w:vAlign w:val="center"/>
          </w:tcPr>
          <w:p w14:paraId="74A3E055" w14:textId="7B1A8692" w:rsidR="00365F8C" w:rsidRPr="001E01CD" w:rsidRDefault="005C186C" w:rsidP="00CC43C5">
            <w:pPr>
              <w:spacing w:before="240" w:after="240"/>
              <w:rPr>
                <w:rFonts w:eastAsiaTheme="minorEastAsia" w:cstheme="minorBidi"/>
              </w:rPr>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 xml:space="preserve"> </m:t>
                </m:r>
                <m:d>
                  <m:dPr>
                    <m:ctrlPr>
                      <w:rPr>
                        <w:rFonts w:ascii="Cambria Math" w:hAnsi="Cambria Math"/>
                        <w:i/>
                      </w:rPr>
                    </m:ctrlPr>
                  </m:dPr>
                  <m:e>
                    <m:r>
                      <w:rPr>
                        <w:rFonts w:ascii="Cambria Math" w:hAnsi="Cambria Math"/>
                      </w:rPr>
                      <m:t>1.07-0.7</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p</m:t>
                            </m:r>
                          </m:sub>
                        </m:sSub>
                      </m:num>
                      <m:den>
                        <m:r>
                          <w:rPr>
                            <w:rFonts w:ascii="Cambria Math" w:hAnsi="Cambria Math"/>
                          </w:rPr>
                          <m:t>D</m:t>
                        </m:r>
                      </m:den>
                    </m:f>
                  </m:e>
                </m:d>
                <m:r>
                  <w:rPr>
                    <w:rFonts w:ascii="Cambria Math" w:hAnsi="Cambria Math"/>
                  </w:rPr>
                  <m:t xml:space="preserve">    if </m:t>
                </m:r>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 xml:space="preserve"> &gt;0.1D</m:t>
                </m:r>
              </m:oMath>
            </m:oMathPara>
          </w:p>
        </w:tc>
        <w:tc>
          <w:tcPr>
            <w:tcW w:w="572" w:type="dxa"/>
            <w:vAlign w:val="center"/>
          </w:tcPr>
          <w:p w14:paraId="4DE2131E" w14:textId="30FA9177" w:rsidR="00365F8C" w:rsidRPr="001E01CD" w:rsidRDefault="00365F8C" w:rsidP="00CC43C5">
            <w:pPr>
              <w:spacing w:before="240" w:after="240"/>
            </w:pPr>
            <w:r w:rsidRPr="001E01CD">
              <w:t>(19)</w:t>
            </w:r>
          </w:p>
        </w:tc>
      </w:tr>
      <w:tr w:rsidR="00365F8C" w:rsidRPr="001E01CD" w14:paraId="27280AAF" w14:textId="77777777" w:rsidTr="004E2D35">
        <w:trPr>
          <w:trHeight w:val="795"/>
        </w:trPr>
        <w:tc>
          <w:tcPr>
            <w:tcW w:w="8100" w:type="dxa"/>
            <w:vAlign w:val="center"/>
          </w:tcPr>
          <w:p w14:paraId="754D59E7" w14:textId="7EAFB1E8" w:rsidR="00365F8C" w:rsidRPr="001E01CD" w:rsidRDefault="005C186C" w:rsidP="00CC43C5">
            <w:pPr>
              <w:spacing w:before="240" w:after="240"/>
              <w:ind w:hanging="16"/>
              <w:rPr>
                <w:rFonts w:ascii="Calibri" w:eastAsia="Calibri" w:hAnsi="Calibri"/>
              </w:rPr>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min⁡</m:t>
                    </m:r>
                    <m:r>
                      <w:rPr>
                        <w:rFonts w:ascii="Cambria Math" w:hAnsi="Cambria Math"/>
                      </w:rPr>
                      <m:t>(M</m:t>
                    </m:r>
                  </m:e>
                  <m:sub>
                    <m:r>
                      <w:rPr>
                        <w:rFonts w:ascii="Cambria Math" w:hAnsi="Cambria Math"/>
                      </w:rPr>
                      <m:t>p</m:t>
                    </m:r>
                  </m:sub>
                </m:sSub>
                <m:r>
                  <w:rPr>
                    <w:rFonts w:ascii="Cambria Math" w:hAnsi="Cambria Math"/>
                  </w:rPr>
                  <m:t xml:space="preserve"> , 1.3</m:t>
                </m:r>
                <m:sSub>
                  <m:sSubPr>
                    <m:ctrlPr>
                      <w:rPr>
                        <w:rFonts w:ascii="Cambria Math" w:hAnsi="Cambria Math"/>
                        <w:i/>
                      </w:rPr>
                    </m:ctrlPr>
                  </m:sSubPr>
                  <m:e>
                    <m:r>
                      <w:rPr>
                        <w:rFonts w:ascii="Cambria Math" w:hAnsi="Cambria Math"/>
                      </w:rPr>
                      <m:t>R</m:t>
                    </m:r>
                  </m:e>
                  <m:sub>
                    <m:r>
                      <w:rPr>
                        <w:rFonts w:ascii="Cambria Math" w:hAnsi="Cambria Math"/>
                      </w:rPr>
                      <m:t>h</m:t>
                    </m:r>
                  </m:sub>
                </m:sSub>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 xml:space="preserve">)   if </m:t>
                </m:r>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 xml:space="preserve"> ≤0.1D</m:t>
                </m:r>
              </m:oMath>
            </m:oMathPara>
          </w:p>
        </w:tc>
        <w:tc>
          <w:tcPr>
            <w:tcW w:w="572" w:type="dxa"/>
            <w:vAlign w:val="center"/>
          </w:tcPr>
          <w:p w14:paraId="337EEBC7" w14:textId="6DC9C755" w:rsidR="00365F8C" w:rsidRPr="001E01CD" w:rsidRDefault="009350B5" w:rsidP="00CC43C5">
            <w:pPr>
              <w:spacing w:before="240" w:after="240"/>
            </w:pPr>
            <w:r w:rsidRPr="001E01CD">
              <w:t>(20)</w:t>
            </w:r>
          </w:p>
        </w:tc>
      </w:tr>
      <w:tr w:rsidR="009350B5" w:rsidRPr="001E01CD" w14:paraId="042E4430" w14:textId="77777777" w:rsidTr="004E2D35">
        <w:trPr>
          <w:trHeight w:val="795"/>
        </w:trPr>
        <w:tc>
          <w:tcPr>
            <w:tcW w:w="8100" w:type="dxa"/>
            <w:vAlign w:val="center"/>
          </w:tcPr>
          <w:p w14:paraId="3F4D164A" w14:textId="704703BF" w:rsidR="009350B5" w:rsidRPr="001E01CD" w:rsidRDefault="005C186C" w:rsidP="00CC43C5">
            <w:pPr>
              <w:spacing w:before="240" w:after="240"/>
              <w:rPr>
                <w:rFonts w:ascii="Calibri" w:eastAsia="Calibri" w:hAnsi="Calibri"/>
              </w:rPr>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min⁡(M</m:t>
                    </m:r>
                  </m:e>
                  <m:sub>
                    <m:r>
                      <w:rPr>
                        <w:rFonts w:ascii="Cambria Math" w:hAnsi="Cambria Math"/>
                      </w:rPr>
                      <m:t>p</m:t>
                    </m:r>
                  </m:sub>
                </m:sSub>
                <m:r>
                  <w:rPr>
                    <w:rFonts w:ascii="Cambria Math" w:hAnsi="Cambria Math"/>
                  </w:rPr>
                  <m:t xml:space="preserve"> </m:t>
                </m:r>
                <m:d>
                  <m:dPr>
                    <m:ctrlPr>
                      <w:rPr>
                        <w:rFonts w:ascii="Cambria Math" w:hAnsi="Cambria Math"/>
                        <w:i/>
                      </w:rPr>
                    </m:ctrlPr>
                  </m:dPr>
                  <m:e>
                    <m:r>
                      <w:rPr>
                        <w:rFonts w:ascii="Cambria Math" w:hAnsi="Cambria Math"/>
                      </w:rPr>
                      <m:t>1.07-0.7</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p</m:t>
                            </m:r>
                          </m:sub>
                        </m:sSub>
                      </m:num>
                      <m:den>
                        <m:r>
                          <w:rPr>
                            <w:rFonts w:ascii="Cambria Math" w:hAnsi="Cambria Math"/>
                          </w:rPr>
                          <m:t>D</m:t>
                        </m:r>
                      </m:den>
                    </m:f>
                  </m:e>
                </m:d>
                <m:r>
                  <w:rPr>
                    <w:rFonts w:ascii="Cambria Math" w:hAnsi="Cambria Math"/>
                  </w:rPr>
                  <m:t>, 1.3</m:t>
                </m:r>
                <m:sSub>
                  <m:sSubPr>
                    <m:ctrlPr>
                      <w:rPr>
                        <w:rFonts w:ascii="Cambria Math" w:hAnsi="Cambria Math"/>
                        <w:i/>
                      </w:rPr>
                    </m:ctrlPr>
                  </m:sSubPr>
                  <m:e>
                    <m:r>
                      <w:rPr>
                        <w:rFonts w:ascii="Cambria Math" w:hAnsi="Cambria Math"/>
                      </w:rPr>
                      <m:t>R</m:t>
                    </m:r>
                  </m:e>
                  <m:sub>
                    <m:r>
                      <w:rPr>
                        <w:rFonts w:ascii="Cambria Math" w:hAnsi="Cambria Math"/>
                      </w:rPr>
                      <m:t>h</m:t>
                    </m:r>
                  </m:sub>
                </m:sSub>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 xml:space="preserve">)    if </m:t>
                </m:r>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 xml:space="preserve"> &gt;0.1D</m:t>
                </m:r>
              </m:oMath>
            </m:oMathPara>
          </w:p>
        </w:tc>
        <w:tc>
          <w:tcPr>
            <w:tcW w:w="572" w:type="dxa"/>
            <w:vAlign w:val="center"/>
          </w:tcPr>
          <w:p w14:paraId="0B5CDA45" w14:textId="29BF9A91" w:rsidR="009350B5" w:rsidRPr="001E01CD" w:rsidRDefault="009350B5" w:rsidP="00CC43C5">
            <w:pPr>
              <w:spacing w:before="240" w:after="240"/>
            </w:pPr>
            <w:r w:rsidRPr="001E01CD">
              <w:t>(21)</w:t>
            </w:r>
          </w:p>
        </w:tc>
      </w:tr>
      <w:tr w:rsidR="00365F8C" w:rsidRPr="001E01CD" w14:paraId="69CFFBE9" w14:textId="77777777" w:rsidTr="004E2D35">
        <w:trPr>
          <w:trHeight w:val="795"/>
        </w:trPr>
        <w:tc>
          <w:tcPr>
            <w:tcW w:w="8100" w:type="dxa"/>
            <w:vAlign w:val="center"/>
          </w:tcPr>
          <w:p w14:paraId="202737FC" w14:textId="77777777" w:rsidR="00365F8C" w:rsidRPr="001E01CD" w:rsidRDefault="00365F8C" w:rsidP="00CC43C5">
            <w:pPr>
              <w:spacing w:after="120"/>
              <w:rPr>
                <w:i/>
              </w:rPr>
            </w:pPr>
            <w:r w:rsidRPr="001E01CD">
              <w:rPr>
                <w:i/>
              </w:rPr>
              <w:t>Where,</w:t>
            </w:r>
          </w:p>
          <w:p w14:paraId="1B9B8894" w14:textId="55A3DA4D" w:rsidR="00365F8C" w:rsidRPr="001E01CD" w:rsidRDefault="005C186C" w:rsidP="00CC43C5">
            <w:pPr>
              <w:spacing w:after="120"/>
              <w:ind w:left="427" w:hanging="451"/>
              <w:rPr>
                <w:i/>
              </w:rPr>
            </w:pPr>
            <m:oMath>
              <m:sSub>
                <m:sSubPr>
                  <m:ctrlPr>
                    <w:rPr>
                      <w:rFonts w:ascii="Cambria Math" w:hAnsi="Cambria Math"/>
                      <w:i/>
                    </w:rPr>
                  </m:ctrlPr>
                </m:sSubPr>
                <m:e>
                  <m:r>
                    <w:rPr>
                      <w:rFonts w:ascii="Cambria Math" w:hAnsi="Cambria Math"/>
                    </w:rPr>
                    <m:t>D</m:t>
                  </m:r>
                </m:e>
                <m:sub>
                  <m:r>
                    <w:rPr>
                      <w:rFonts w:ascii="Cambria Math" w:hAnsi="Cambria Math"/>
                    </w:rPr>
                    <m:t>p</m:t>
                  </m:r>
                </m:sub>
              </m:sSub>
            </m:oMath>
            <w:r w:rsidR="00365F8C" w:rsidRPr="001E01CD">
              <w:rPr>
                <w:i/>
              </w:rPr>
              <w:t xml:space="preserve"> = </w:t>
            </w:r>
            <w:r w:rsidR="009350B5" w:rsidRPr="001E01CD">
              <w:rPr>
                <w:i/>
              </w:rPr>
              <w:t>Distance from the top of the concrete deck to the neutral axis of the composite section at the plastic moment (in.)</w:t>
            </w:r>
          </w:p>
          <w:p w14:paraId="38D35AED" w14:textId="1BD2595B" w:rsidR="00365F8C" w:rsidRPr="001E01CD" w:rsidRDefault="009350B5" w:rsidP="00CC43C5">
            <w:pPr>
              <w:spacing w:after="120"/>
              <w:ind w:left="517" w:hanging="536"/>
              <w:rPr>
                <w:i/>
              </w:rPr>
            </w:pPr>
            <m:oMath>
              <m:r>
                <w:rPr>
                  <w:rFonts w:ascii="Cambria Math" w:hAnsi="Cambria Math"/>
                </w:rPr>
                <m:t>D</m:t>
              </m:r>
            </m:oMath>
            <w:r w:rsidRPr="001E01CD">
              <w:rPr>
                <w:i/>
              </w:rPr>
              <w:t xml:space="preserve">  = Total depth of the composite section</w:t>
            </w:r>
          </w:p>
          <w:p w14:paraId="3CF19FA5" w14:textId="500A5C5A" w:rsidR="00365F8C" w:rsidRPr="001E01CD" w:rsidRDefault="005C186C" w:rsidP="00CC43C5">
            <w:pPr>
              <w:spacing w:after="120"/>
              <w:ind w:left="427" w:hanging="443"/>
              <w:rPr>
                <w:i/>
              </w:rPr>
            </w:pPr>
            <m:oMath>
              <m:sSub>
                <m:sSubPr>
                  <m:ctrlPr>
                    <w:rPr>
                      <w:rFonts w:ascii="Cambria Math" w:hAnsi="Cambria Math"/>
                      <w:i/>
                    </w:rPr>
                  </m:ctrlPr>
                </m:sSubPr>
                <m:e>
                  <m:r>
                    <w:rPr>
                      <w:rFonts w:ascii="Cambria Math" w:hAnsi="Cambria Math"/>
                    </w:rPr>
                    <m:t>R</m:t>
                  </m:r>
                </m:e>
                <m:sub>
                  <m:r>
                    <w:rPr>
                      <w:rFonts w:ascii="Cambria Math" w:hAnsi="Cambria Math"/>
                    </w:rPr>
                    <m:t>h</m:t>
                  </m:r>
                </m:sub>
              </m:sSub>
            </m:oMath>
            <w:r w:rsidR="00365F8C" w:rsidRPr="001E01CD">
              <w:rPr>
                <w:i/>
              </w:rPr>
              <w:t xml:space="preserve"> </w:t>
            </w:r>
            <w:r w:rsidR="00365F8C" w:rsidRPr="001E01CD">
              <w:t>=</w:t>
            </w:r>
            <w:r w:rsidR="00365F8C" w:rsidRPr="001E01CD">
              <w:rPr>
                <w:i/>
              </w:rPr>
              <w:t xml:space="preserve"> </w:t>
            </w:r>
            <w:r w:rsidR="009350B5" w:rsidRPr="001E01CD">
              <w:rPr>
                <w:i/>
              </w:rPr>
              <w:t xml:space="preserve">Hybrid factor as specified in AASHTO Article 6.10.1.10.1 (for </w:t>
            </w:r>
            <w:r w:rsidR="009350B5" w:rsidRPr="001E01CD">
              <w:rPr>
                <w:i/>
              </w:rPr>
              <w:lastRenderedPageBreak/>
              <w:t>sections with differing yield strength)</w:t>
            </w:r>
            <w:r w:rsidR="00365F8C" w:rsidRPr="001E01CD">
              <w:rPr>
                <w:i/>
              </w:rPr>
              <w:t xml:space="preserve"> </w:t>
            </w:r>
          </w:p>
        </w:tc>
        <w:tc>
          <w:tcPr>
            <w:tcW w:w="572" w:type="dxa"/>
            <w:vAlign w:val="center"/>
          </w:tcPr>
          <w:p w14:paraId="1C865DFA" w14:textId="198112C9" w:rsidR="00365F8C" w:rsidRPr="001E01CD" w:rsidRDefault="00365F8C" w:rsidP="00CC43C5"/>
        </w:tc>
      </w:tr>
    </w:tbl>
    <w:p w14:paraId="5EFC4B8B" w14:textId="77777777" w:rsidR="00365F8C" w:rsidRPr="001E01CD" w:rsidRDefault="00365F8C" w:rsidP="00CC43C5">
      <w:pPr>
        <w:ind w:left="720"/>
      </w:pPr>
    </w:p>
    <w:p w14:paraId="465D5D4D" w14:textId="3855F4EC" w:rsidR="0052736A" w:rsidRPr="001E01CD" w:rsidRDefault="0052736A" w:rsidP="00CC43C5">
      <w:pPr>
        <w:pStyle w:val="Heading5"/>
        <w:numPr>
          <w:ilvl w:val="0"/>
          <w:numId w:val="23"/>
        </w:numPr>
      </w:pPr>
      <w:r w:rsidRPr="001E01CD">
        <w:t>Determine t</w:t>
      </w:r>
      <w:r w:rsidR="007030D1" w:rsidRPr="001E01CD">
        <w:t>he nominal flexural resistance for the non-compact section</w:t>
      </w:r>
      <w:r w:rsidRPr="001E01CD">
        <w:t>.</w:t>
      </w:r>
    </w:p>
    <w:p w14:paraId="6E978074" w14:textId="3A828F17" w:rsidR="009350B5" w:rsidRPr="001E01CD" w:rsidRDefault="0052035D" w:rsidP="00CC43C5">
      <w:pPr>
        <w:ind w:left="720"/>
      </w:pPr>
      <w:r w:rsidRPr="001E01CD">
        <w:t xml:space="preserve">The nominal flexural resistance for a </w:t>
      </w:r>
      <w:r w:rsidR="004E2D35" w:rsidRPr="001E01CD">
        <w:t xml:space="preserve">non-compact </w:t>
      </w:r>
      <w:r w:rsidRPr="001E01CD">
        <w:t>composite cross-section in positive flexure is represented in the form of a stress (</w:t>
      </w:r>
      <w:proofErr w:type="spellStart"/>
      <w:r w:rsidRPr="001E01CD">
        <w:rPr>
          <w:i/>
        </w:rPr>
        <w:t>F</w:t>
      </w:r>
      <w:r w:rsidRPr="001E01CD">
        <w:rPr>
          <w:i/>
          <w:vertAlign w:val="subscript"/>
        </w:rPr>
        <w:t>n</w:t>
      </w:r>
      <w:proofErr w:type="spellEnd"/>
      <w:r w:rsidRPr="001E01CD">
        <w:t xml:space="preserve">) and is given by the provisions of AASHTO LRFD Article 6.10.7.2.2. </w:t>
      </w:r>
      <w:r w:rsidR="00441F04" w:rsidRPr="001E01CD">
        <w:t>Equation</w:t>
      </w:r>
      <w:r w:rsidRPr="001E01CD">
        <w:t>s 22 through 24 are used to determine nominal flexural stress resistance of a composite cross-section in positive flexure.</w:t>
      </w:r>
    </w:p>
    <w:tbl>
      <w:tblPr>
        <w:tblStyle w:val="TableGrid"/>
        <w:tblW w:w="86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643"/>
      </w:tblGrid>
      <w:tr w:rsidR="009350B5" w:rsidRPr="001E01CD" w14:paraId="141143CB" w14:textId="77777777" w:rsidTr="0087104F">
        <w:trPr>
          <w:trHeight w:val="795"/>
        </w:trPr>
        <w:tc>
          <w:tcPr>
            <w:tcW w:w="8067" w:type="dxa"/>
            <w:vAlign w:val="center"/>
          </w:tcPr>
          <w:p w14:paraId="26C0A516" w14:textId="46185874" w:rsidR="009350B5" w:rsidRPr="001E01CD" w:rsidRDefault="005C186C" w:rsidP="00DF160C">
            <w:pPr>
              <w:spacing w:before="240" w:after="240"/>
              <w:jc w:val="cente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comp</m:t>
                        </m:r>
                      </m:sub>
                    </m:sSub>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R</m:t>
                    </m:r>
                  </m:e>
                  <m:sub>
                    <m:r>
                      <w:rPr>
                        <w:rFonts w:ascii="Cambria Math" w:hAnsi="Cambria Math"/>
                      </w:rPr>
                      <m:t>h</m:t>
                    </m:r>
                  </m:sub>
                </m:sSub>
                <m:sSub>
                  <m:sSubPr>
                    <m:ctrlPr>
                      <w:rPr>
                        <w:rFonts w:ascii="Cambria Math" w:hAnsi="Cambria Math"/>
                        <w:i/>
                      </w:rPr>
                    </m:ctrlPr>
                  </m:sSubPr>
                  <m:e>
                    <m:r>
                      <w:rPr>
                        <w:rFonts w:ascii="Cambria Math" w:hAnsi="Cambria Math"/>
                      </w:rPr>
                      <m:t>F</m:t>
                    </m:r>
                  </m:e>
                  <m:sub>
                    <m:r>
                      <w:rPr>
                        <w:rFonts w:ascii="Cambria Math" w:hAnsi="Cambria Math"/>
                      </w:rPr>
                      <m:t>yc</m:t>
                    </m:r>
                  </m:sub>
                </m:sSub>
              </m:oMath>
            </m:oMathPara>
          </w:p>
        </w:tc>
        <w:tc>
          <w:tcPr>
            <w:tcW w:w="573" w:type="dxa"/>
            <w:vAlign w:val="center"/>
          </w:tcPr>
          <w:p w14:paraId="4789FF3B" w14:textId="3670E37C" w:rsidR="009350B5" w:rsidRPr="001E01CD" w:rsidRDefault="009350B5" w:rsidP="00CC43C5">
            <w:pPr>
              <w:spacing w:before="240" w:after="240"/>
            </w:pPr>
            <w:r w:rsidRPr="001E01CD">
              <w:t>(</w:t>
            </w:r>
            <w:r w:rsidR="0052035D" w:rsidRPr="001E01CD">
              <w:t>22</w:t>
            </w:r>
            <w:r w:rsidRPr="001E01CD">
              <w:t>)</w:t>
            </w:r>
          </w:p>
        </w:tc>
      </w:tr>
      <w:tr w:rsidR="009350B5" w:rsidRPr="001E01CD" w14:paraId="2C77A46F" w14:textId="77777777" w:rsidTr="0087104F">
        <w:trPr>
          <w:trHeight w:val="795"/>
        </w:trPr>
        <w:tc>
          <w:tcPr>
            <w:tcW w:w="8067" w:type="dxa"/>
            <w:vAlign w:val="center"/>
          </w:tcPr>
          <w:p w14:paraId="75626F8D" w14:textId="707BD9FF" w:rsidR="009350B5" w:rsidRPr="001E01CD" w:rsidRDefault="005C186C" w:rsidP="00DF160C">
            <w:pPr>
              <w:spacing w:before="240" w:after="240"/>
              <w:jc w:val="center"/>
              <w:rPr>
                <w:rFonts w:ascii="Calibri" w:eastAsia="Calibri" w:hAnsi="Calibri"/>
              </w:rP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tens</m:t>
                        </m:r>
                      </m:sub>
                    </m:sSub>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h</m:t>
                    </m:r>
                  </m:sub>
                </m:sSub>
                <m:sSub>
                  <m:sSubPr>
                    <m:ctrlPr>
                      <w:rPr>
                        <w:rFonts w:ascii="Cambria Math" w:hAnsi="Cambria Math"/>
                        <w:i/>
                      </w:rPr>
                    </m:ctrlPr>
                  </m:sSubPr>
                  <m:e>
                    <m:r>
                      <w:rPr>
                        <w:rFonts w:ascii="Cambria Math" w:hAnsi="Cambria Math"/>
                      </w:rPr>
                      <m:t>F</m:t>
                    </m:r>
                  </m:e>
                  <m:sub>
                    <m:r>
                      <w:rPr>
                        <w:rFonts w:ascii="Cambria Math" w:hAnsi="Cambria Math"/>
                      </w:rPr>
                      <m:t>yt</m:t>
                    </m:r>
                  </m:sub>
                </m:sSub>
              </m:oMath>
            </m:oMathPara>
          </w:p>
        </w:tc>
        <w:tc>
          <w:tcPr>
            <w:tcW w:w="573" w:type="dxa"/>
            <w:vAlign w:val="center"/>
          </w:tcPr>
          <w:p w14:paraId="5C5E65E3" w14:textId="2BD18CF8" w:rsidR="009350B5" w:rsidRPr="001E01CD" w:rsidRDefault="009350B5" w:rsidP="00CC43C5">
            <w:pPr>
              <w:spacing w:before="240" w:after="240"/>
            </w:pPr>
            <w:r w:rsidRPr="001E01CD">
              <w:t>(</w:t>
            </w:r>
            <w:r w:rsidR="0052035D" w:rsidRPr="001E01CD">
              <w:t>23</w:t>
            </w:r>
            <w:r w:rsidRPr="001E01CD">
              <w:t>)</w:t>
            </w:r>
          </w:p>
        </w:tc>
      </w:tr>
      <w:tr w:rsidR="009350B5" w:rsidRPr="001E01CD" w14:paraId="03D2514F" w14:textId="77777777" w:rsidTr="0087104F">
        <w:trPr>
          <w:trHeight w:val="795"/>
        </w:trPr>
        <w:tc>
          <w:tcPr>
            <w:tcW w:w="8067" w:type="dxa"/>
            <w:vAlign w:val="center"/>
          </w:tcPr>
          <w:p w14:paraId="04EC108B" w14:textId="58F6E7DB" w:rsidR="009350B5" w:rsidRPr="001E01CD" w:rsidRDefault="005C186C" w:rsidP="00CC43C5">
            <w:pPr>
              <w:spacing w:before="240" w:after="240"/>
              <w:ind w:hanging="16"/>
              <w:rPr>
                <w:rFonts w:ascii="Calibri" w:eastAsia="Calibri" w:hAnsi="Calibri"/>
              </w:rPr>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comp</m:t>
                        </m:r>
                      </m:sub>
                    </m:sSub>
                  </m:sub>
                </m:sSub>
                <m:r>
                  <w:rPr>
                    <w:rFonts w:ascii="Cambria Math" w:hAnsi="Cambria Math"/>
                  </w:rPr>
                  <m:t xml:space="preserve"> ,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tens</m:t>
                        </m:r>
                      </m:sub>
                    </m:sSub>
                  </m:sub>
                </m:sSub>
                <m:r>
                  <w:rPr>
                    <w:rFonts w:ascii="Cambria Math" w:hAnsi="Cambria Math"/>
                  </w:rPr>
                  <m:t xml:space="preserve">)   </m:t>
                </m:r>
              </m:oMath>
            </m:oMathPara>
          </w:p>
        </w:tc>
        <w:tc>
          <w:tcPr>
            <w:tcW w:w="573" w:type="dxa"/>
            <w:vAlign w:val="center"/>
          </w:tcPr>
          <w:p w14:paraId="6F434C48" w14:textId="6CFB7EC5" w:rsidR="009350B5" w:rsidRPr="001E01CD" w:rsidRDefault="009350B5" w:rsidP="00CC43C5">
            <w:pPr>
              <w:spacing w:before="240" w:after="240"/>
            </w:pPr>
            <w:r w:rsidRPr="001E01CD">
              <w:t>(</w:t>
            </w:r>
            <w:r w:rsidR="0052035D" w:rsidRPr="001E01CD">
              <w:t>24</w:t>
            </w:r>
            <w:r w:rsidRPr="001E01CD">
              <w:t>)</w:t>
            </w:r>
          </w:p>
        </w:tc>
      </w:tr>
      <w:tr w:rsidR="0052035D" w:rsidRPr="001E01CD" w14:paraId="34DDE634" w14:textId="77777777" w:rsidTr="0087104F">
        <w:trPr>
          <w:trHeight w:val="795"/>
        </w:trPr>
        <w:tc>
          <w:tcPr>
            <w:tcW w:w="8067" w:type="dxa"/>
            <w:vAlign w:val="center"/>
          </w:tcPr>
          <w:p w14:paraId="28D4A61D" w14:textId="397DB26C" w:rsidR="0052035D" w:rsidRPr="001E01CD" w:rsidRDefault="0052035D" w:rsidP="00CC43C5">
            <w:pPr>
              <w:spacing w:after="120"/>
              <w:ind w:left="-12"/>
              <w:rPr>
                <w:i/>
              </w:rPr>
            </w:pPr>
            <w:r w:rsidRPr="001E01CD">
              <w:rPr>
                <w:i/>
              </w:rPr>
              <w:t>Where,</w:t>
            </w:r>
          </w:p>
          <w:p w14:paraId="26329A80" w14:textId="72C77F12" w:rsidR="00167C9E" w:rsidRPr="001E01CD" w:rsidRDefault="005C186C" w:rsidP="00CC43C5">
            <w:pPr>
              <w:spacing w:after="120"/>
              <w:ind w:left="-12"/>
              <w:rPr>
                <w:i/>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yc</m:t>
                  </m:r>
                </m:sub>
              </m:sSub>
            </m:oMath>
            <w:r w:rsidR="00167C9E" w:rsidRPr="001E01CD">
              <w:rPr>
                <w:i/>
              </w:rPr>
              <w:t xml:space="preserve"> = Yield strength of tension flange.</w:t>
            </w:r>
          </w:p>
          <w:p w14:paraId="001B9446" w14:textId="77777777" w:rsidR="0052035D" w:rsidRPr="001E01CD" w:rsidRDefault="005C186C" w:rsidP="00CC43C5">
            <w:pPr>
              <w:spacing w:after="120"/>
              <w:ind w:left="524" w:hanging="545"/>
              <w:rPr>
                <w:i/>
              </w:rPr>
            </w:pPr>
            <m:oMath>
              <m:sSub>
                <m:sSubPr>
                  <m:ctrlPr>
                    <w:rPr>
                      <w:rFonts w:ascii="Cambria Math" w:hAnsi="Cambria Math"/>
                      <w:i/>
                    </w:rPr>
                  </m:ctrlPr>
                </m:sSubPr>
                <m:e>
                  <m:r>
                    <w:rPr>
                      <w:rFonts w:ascii="Cambria Math" w:hAnsi="Cambria Math"/>
                    </w:rPr>
                    <m:t>R</m:t>
                  </m:r>
                </m:e>
                <m:sub>
                  <m:r>
                    <w:rPr>
                      <w:rFonts w:ascii="Cambria Math" w:hAnsi="Cambria Math"/>
                    </w:rPr>
                    <m:t>h</m:t>
                  </m:r>
                </m:sub>
              </m:sSub>
            </m:oMath>
            <w:r w:rsidR="0052035D" w:rsidRPr="001E01CD">
              <w:rPr>
                <w:i/>
              </w:rPr>
              <w:t xml:space="preserve"> = Hybrid factor as specified in AASHTO Article 6.10.1.10.1 (for sections with differing yield strength) </w:t>
            </w:r>
          </w:p>
          <w:p w14:paraId="3685ED96" w14:textId="55093BD4" w:rsidR="0052035D" w:rsidRPr="001E01CD" w:rsidRDefault="005C186C" w:rsidP="00CC43C5">
            <w:pPr>
              <w:spacing w:before="120"/>
              <w:ind w:left="524" w:hanging="545"/>
              <w:rPr>
                <w:rFonts w:ascii="Calibri" w:eastAsia="Calibri" w:hAnsi="Calibri"/>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52035D" w:rsidRPr="001E01CD">
              <w:rPr>
                <w:i/>
              </w:rPr>
              <w:t xml:space="preserve"> </w:t>
            </w:r>
            <w:r w:rsidR="0052035D" w:rsidRPr="001E01CD">
              <w:t>=</w:t>
            </w:r>
            <w:r w:rsidR="0052035D" w:rsidRPr="001E01CD">
              <w:rPr>
                <w:i/>
              </w:rPr>
              <w:t xml:space="preserve"> Web load-shedding factor determined as specified in AASHTO LRFD Article 6.10.1.10.2</w:t>
            </w:r>
          </w:p>
        </w:tc>
        <w:tc>
          <w:tcPr>
            <w:tcW w:w="573" w:type="dxa"/>
            <w:vAlign w:val="center"/>
          </w:tcPr>
          <w:p w14:paraId="4AF85B93" w14:textId="52C8ED00" w:rsidR="0052035D" w:rsidRPr="001E01CD" w:rsidRDefault="0052035D" w:rsidP="00CC43C5"/>
        </w:tc>
      </w:tr>
    </w:tbl>
    <w:p w14:paraId="59723A1B" w14:textId="63C4C73D" w:rsidR="00B952A3" w:rsidRPr="001E01CD" w:rsidRDefault="00704BB5" w:rsidP="00CC43C5">
      <w:pPr>
        <w:pStyle w:val="Heading4"/>
        <w:spacing w:before="120"/>
      </w:pPr>
      <w:r w:rsidRPr="001E01CD">
        <w:t>Strength I</w:t>
      </w:r>
      <w:r w:rsidR="00B952A3" w:rsidRPr="001E01CD">
        <w:t xml:space="preserve"> Negative Flexure </w:t>
      </w:r>
      <w:r w:rsidRPr="001E01CD">
        <w:t>Resistance of Composite &amp; Non-Composite S</w:t>
      </w:r>
      <w:r w:rsidR="00B952A3" w:rsidRPr="001E01CD">
        <w:t>ection</w:t>
      </w:r>
    </w:p>
    <w:p w14:paraId="297C8663" w14:textId="60B36EF4" w:rsidR="00EF7862" w:rsidRPr="001E01CD" w:rsidRDefault="00635DD2" w:rsidP="00CC43C5">
      <w:r w:rsidRPr="001E01CD">
        <w:t xml:space="preserve">The nominal flexure resistance of a cross-section in negative flexure is taken as the lesser value calculated for the continuous </w:t>
      </w:r>
      <w:r w:rsidR="00DD592B" w:rsidRPr="001E01CD">
        <w:t>or</w:t>
      </w:r>
      <w:r w:rsidRPr="001E01CD">
        <w:t xml:space="preserve"> discretely braced flanges in tension </w:t>
      </w:r>
      <w:r w:rsidR="00DD592B" w:rsidRPr="001E01CD">
        <w:t>or</w:t>
      </w:r>
      <w:r w:rsidRPr="001E01CD">
        <w:t xml:space="preserve"> compression. </w:t>
      </w:r>
      <w:r w:rsidR="00E91022" w:rsidRPr="001E01CD">
        <w:t xml:space="preserve">A flange in tension or compression is considered continuously braced if </w:t>
      </w:r>
      <w:r w:rsidR="00966787" w:rsidRPr="001E01CD">
        <w:t>connected</w:t>
      </w:r>
      <w:r w:rsidR="00E91022" w:rsidRPr="001E01CD">
        <w:t xml:space="preserve"> to a continuous structural component such as a continuous concrete deck. Otherwise, the flange is considered discretely braced. </w:t>
      </w:r>
      <w:r w:rsidR="00DD592B" w:rsidRPr="001E01CD">
        <w:t xml:space="preserve">The resistance to tension or compression of the continuous or discretely braced </w:t>
      </w:r>
      <w:r w:rsidRPr="001E01CD">
        <w:t>top flange</w:t>
      </w:r>
      <w:r w:rsidR="00DD592B" w:rsidRPr="001E01CD">
        <w:t xml:space="preserve"> is specified by AASHTO Article 6.10.8.3</w:t>
      </w:r>
      <w:r w:rsidR="0087104F" w:rsidRPr="001E01CD">
        <w:t xml:space="preserve"> and is given by </w:t>
      </w:r>
      <w:r w:rsidR="00441F04" w:rsidRPr="001E01CD">
        <w:t>Equation</w:t>
      </w:r>
      <w:r w:rsidR="0087104F" w:rsidRPr="001E01CD">
        <w:t xml:space="preserve"> 25 below.</w:t>
      </w:r>
    </w:p>
    <w:tbl>
      <w:tblPr>
        <w:tblStyle w:val="TableGrid"/>
        <w:tblW w:w="9213"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0"/>
        <w:gridCol w:w="643"/>
      </w:tblGrid>
      <w:tr w:rsidR="0087104F" w:rsidRPr="001E01CD" w14:paraId="40E2CA26" w14:textId="77777777" w:rsidTr="0087104F">
        <w:trPr>
          <w:trHeight w:val="795"/>
        </w:trPr>
        <w:tc>
          <w:tcPr>
            <w:tcW w:w="8640" w:type="dxa"/>
            <w:vAlign w:val="center"/>
          </w:tcPr>
          <w:p w14:paraId="6C9AB310" w14:textId="1C25E7CF" w:rsidR="0087104F" w:rsidRPr="001E01CD" w:rsidRDefault="005C186C" w:rsidP="00DF160C">
            <w:pPr>
              <w:spacing w:before="240" w:after="240"/>
              <w:jc w:val="cente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top</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h</m:t>
                    </m:r>
                  </m:sub>
                </m:sSub>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top</m:t>
                        </m:r>
                      </m:sub>
                    </m:sSub>
                  </m:sub>
                </m:sSub>
              </m:oMath>
            </m:oMathPara>
          </w:p>
        </w:tc>
        <w:tc>
          <w:tcPr>
            <w:tcW w:w="573" w:type="dxa"/>
            <w:vAlign w:val="center"/>
          </w:tcPr>
          <w:p w14:paraId="05D46992" w14:textId="45B28258" w:rsidR="0087104F" w:rsidRPr="001E01CD" w:rsidRDefault="0087104F" w:rsidP="00CC43C5">
            <w:pPr>
              <w:spacing w:before="240" w:after="240"/>
            </w:pPr>
            <w:r w:rsidRPr="001E01CD">
              <w:t>(25)</w:t>
            </w:r>
          </w:p>
        </w:tc>
      </w:tr>
      <w:tr w:rsidR="0087104F" w:rsidRPr="001E01CD" w14:paraId="2F838832" w14:textId="77777777" w:rsidTr="0087104F">
        <w:trPr>
          <w:trHeight w:val="795"/>
        </w:trPr>
        <w:tc>
          <w:tcPr>
            <w:tcW w:w="8640" w:type="dxa"/>
            <w:vAlign w:val="center"/>
          </w:tcPr>
          <w:p w14:paraId="1D4931FE" w14:textId="77777777" w:rsidR="0087104F" w:rsidRPr="001E01CD" w:rsidRDefault="0087104F" w:rsidP="00CC43C5">
            <w:pPr>
              <w:spacing w:after="120"/>
              <w:ind w:left="-12"/>
              <w:rPr>
                <w:i/>
              </w:rPr>
            </w:pPr>
            <w:r w:rsidRPr="001E01CD">
              <w:rPr>
                <w:i/>
              </w:rPr>
              <w:lastRenderedPageBreak/>
              <w:t>Where,</w:t>
            </w:r>
          </w:p>
          <w:p w14:paraId="5771F1EA" w14:textId="19F0D336" w:rsidR="0087104F" w:rsidRPr="001E01CD" w:rsidRDefault="005C186C" w:rsidP="00CC43C5">
            <w:pPr>
              <w:spacing w:after="120"/>
              <w:ind w:left="524" w:hanging="545"/>
              <w:rPr>
                <w:i/>
              </w:rPr>
            </w:pPr>
            <m:oMath>
              <m:sSub>
                <m:sSubPr>
                  <m:ctrlPr>
                    <w:rPr>
                      <w:rFonts w:ascii="Cambria Math" w:hAnsi="Cambria Math"/>
                      <w:i/>
                    </w:rPr>
                  </m:ctrlPr>
                </m:sSubPr>
                <m:e>
                  <m:r>
                    <w:rPr>
                      <w:rFonts w:ascii="Cambria Math" w:hAnsi="Cambria Math"/>
                    </w:rPr>
                    <m:t>R</m:t>
                  </m:r>
                </m:e>
                <m:sub>
                  <m:r>
                    <w:rPr>
                      <w:rFonts w:ascii="Cambria Math" w:hAnsi="Cambria Math"/>
                    </w:rPr>
                    <m:t>h</m:t>
                  </m:r>
                </m:sub>
              </m:sSub>
            </m:oMath>
            <w:r w:rsidR="0087104F" w:rsidRPr="001E01CD">
              <w:rPr>
                <w:i/>
              </w:rPr>
              <w:t xml:space="preserve"> = Hybrid factor as specified in AASHTO Article 6.10.1.10.1 (for sections with differing yield strength) </w:t>
            </w:r>
          </w:p>
        </w:tc>
        <w:tc>
          <w:tcPr>
            <w:tcW w:w="573" w:type="dxa"/>
            <w:vAlign w:val="center"/>
          </w:tcPr>
          <w:p w14:paraId="495A7D3E" w14:textId="614E1E2C" w:rsidR="0087104F" w:rsidRPr="001E01CD" w:rsidRDefault="0087104F" w:rsidP="00CC43C5">
            <w:pPr>
              <w:spacing w:before="240" w:after="240"/>
            </w:pPr>
          </w:p>
        </w:tc>
      </w:tr>
    </w:tbl>
    <w:p w14:paraId="62944151" w14:textId="17596C29" w:rsidR="0087104F" w:rsidRPr="001E01CD" w:rsidRDefault="0087104F" w:rsidP="00CC43C5"/>
    <w:p w14:paraId="5C97163E" w14:textId="141F4E73" w:rsidR="00E91022" w:rsidRPr="001E01CD" w:rsidRDefault="00E91022" w:rsidP="00CC43C5">
      <w:r w:rsidRPr="001E01CD">
        <w:t xml:space="preserve">The nominal resistance of a discretely braced flange in compression is taken as the lesser of the flange local buckling resistance (FLB) and the lateral torsional buckling resistance (LTB). FLB and LTB resistances are specified in AASHTO Articles 6.10.8.2.2 and </w:t>
      </w:r>
      <w:r w:rsidR="000E6403" w:rsidRPr="001E01CD">
        <w:t xml:space="preserve">6.10.8.2.3, respectively. </w:t>
      </w:r>
      <w:r w:rsidR="00493C00" w:rsidRPr="001E01CD">
        <w:t>The following steps should be used to calculate the FLB, LTB, and overall nominal flexural resistance for a discretely braced compression flange in negative flexure.</w:t>
      </w:r>
    </w:p>
    <w:p w14:paraId="041C76C8" w14:textId="77777777" w:rsidR="00F25B3F" w:rsidRPr="001E01CD" w:rsidRDefault="00F25B3F" w:rsidP="00CC43C5">
      <w:pPr>
        <w:pStyle w:val="Heading5"/>
        <w:numPr>
          <w:ilvl w:val="0"/>
          <w:numId w:val="24"/>
        </w:numPr>
      </w:pPr>
      <w:r w:rsidRPr="001E01CD">
        <w:t>Determine the compression flange local buckling resistance (F</w:t>
      </w:r>
      <w:r w:rsidRPr="001E01CD">
        <w:rPr>
          <w:vertAlign w:val="subscript"/>
        </w:rPr>
        <w:t>LB</w:t>
      </w:r>
      <w:r w:rsidRPr="001E01CD">
        <w:t>) per AASHTO 6.10.8.2.2.</w:t>
      </w:r>
    </w:p>
    <w:p w14:paraId="1915B4C5" w14:textId="5750563F" w:rsidR="00947562" w:rsidRPr="001E01CD" w:rsidRDefault="00947562" w:rsidP="00CC43C5">
      <w:pPr>
        <w:pStyle w:val="ListParagraph"/>
      </w:pPr>
      <w:r w:rsidRPr="001E01CD">
        <w:t>The calculation for the FLB resistance differs depending on whether the compression flange is compact or non-compact as defined by the slenderness ratio for the compression flange (</w:t>
      </w:r>
      <w:proofErr w:type="spellStart"/>
      <w:r w:rsidRPr="001E01CD">
        <w:rPr>
          <w:rFonts w:cstheme="minorHAnsi"/>
        </w:rPr>
        <w:t>λ</w:t>
      </w:r>
      <w:r w:rsidRPr="001E01CD">
        <w:rPr>
          <w:rFonts w:cstheme="minorHAnsi"/>
          <w:vertAlign w:val="subscript"/>
        </w:rPr>
        <w:t>f</w:t>
      </w:r>
      <w:proofErr w:type="spellEnd"/>
      <w:r w:rsidRPr="001E01CD">
        <w:t>) and the limiting slenderness ratios for a compact (</w:t>
      </w:r>
      <w:proofErr w:type="spellStart"/>
      <w:r w:rsidRPr="001E01CD">
        <w:rPr>
          <w:rFonts w:cstheme="minorHAnsi"/>
        </w:rPr>
        <w:t>λ</w:t>
      </w:r>
      <w:r w:rsidRPr="001E01CD">
        <w:rPr>
          <w:rFonts w:cstheme="minorHAnsi"/>
          <w:vertAlign w:val="subscript"/>
        </w:rPr>
        <w:t>pf</w:t>
      </w:r>
      <w:proofErr w:type="spellEnd"/>
      <w:r w:rsidRPr="001E01CD">
        <w:t>) and non-compact (</w:t>
      </w:r>
      <w:proofErr w:type="spellStart"/>
      <w:r w:rsidRPr="001E01CD">
        <w:rPr>
          <w:rFonts w:cstheme="minorHAnsi"/>
        </w:rPr>
        <w:t>λ</w:t>
      </w:r>
      <w:r w:rsidRPr="001E01CD">
        <w:rPr>
          <w:rFonts w:cstheme="minorHAnsi"/>
          <w:vertAlign w:val="subscript"/>
        </w:rPr>
        <w:t>rf</w:t>
      </w:r>
      <w:proofErr w:type="spellEnd"/>
      <w:r w:rsidRPr="001E01CD">
        <w:t xml:space="preserve">) flange. The slenderness ratio for the compression flange and the limiting </w:t>
      </w:r>
      <w:r w:rsidR="00966787" w:rsidRPr="001E01CD">
        <w:t xml:space="preserve">compact and non-compact </w:t>
      </w:r>
      <w:r w:rsidRPr="001E01CD">
        <w:t xml:space="preserve">ratios are listed in </w:t>
      </w:r>
      <w:r w:rsidR="00AA21B3">
        <w:fldChar w:fldCharType="begin"/>
      </w:r>
      <w:r w:rsidR="00AA21B3">
        <w:instrText xml:space="preserve"> REF _Ref469511008 \h </w:instrText>
      </w:r>
      <w:r w:rsidR="00AA21B3">
        <w:fldChar w:fldCharType="separate"/>
      </w:r>
      <w:r w:rsidR="00AA21B3" w:rsidRPr="001E01CD">
        <w:t xml:space="preserve">Table </w:t>
      </w:r>
      <w:r w:rsidR="00AA21B3" w:rsidRPr="001E01CD">
        <w:rPr>
          <w:noProof/>
        </w:rPr>
        <w:t>9</w:t>
      </w:r>
      <w:r w:rsidR="00AA21B3">
        <w:fldChar w:fldCharType="end"/>
      </w:r>
      <w:r w:rsidRPr="001E01CD">
        <w:t>.</w:t>
      </w:r>
    </w:p>
    <w:p w14:paraId="4FA8818D" w14:textId="178590E4" w:rsidR="00DF160C" w:rsidRPr="001E01CD" w:rsidRDefault="00DF160C" w:rsidP="00DF160C">
      <w:pPr>
        <w:pStyle w:val="Caption"/>
        <w:keepNext/>
      </w:pPr>
      <w:bookmarkStart w:id="292" w:name="_Ref469511008"/>
      <w:bookmarkStart w:id="293" w:name="_Toc469555980"/>
      <w:r w:rsidRPr="001E01CD">
        <w:t xml:space="preserve">Table </w:t>
      </w:r>
      <w:fldSimple w:instr=" SEQ Table \* ARABIC ">
        <w:r w:rsidR="00AA21B3">
          <w:rPr>
            <w:noProof/>
          </w:rPr>
          <w:t>9</w:t>
        </w:r>
      </w:fldSimple>
      <w:bookmarkEnd w:id="292"/>
      <w:r w:rsidRPr="001E01CD">
        <w:t xml:space="preserve">. Compression flange slenderness ratios for </w:t>
      </w:r>
      <w:r w:rsidR="001E01CD" w:rsidRPr="001E01CD">
        <w:t xml:space="preserve">flange lateral buckling resistance of </w:t>
      </w:r>
      <w:r w:rsidRPr="001E01CD">
        <w:t>non-composite sections in negative flexure.</w:t>
      </w:r>
      <w:bookmarkEnd w:id="293"/>
    </w:p>
    <w:tbl>
      <w:tblPr>
        <w:tblStyle w:val="TableGrid"/>
        <w:tblW w:w="7830" w:type="dxa"/>
        <w:jc w:val="center"/>
        <w:tblLook w:val="04A0" w:firstRow="1" w:lastRow="0" w:firstColumn="1" w:lastColumn="0" w:noHBand="0" w:noVBand="1"/>
      </w:tblPr>
      <w:tblGrid>
        <w:gridCol w:w="7830"/>
      </w:tblGrid>
      <w:tr w:rsidR="00167C9E" w:rsidRPr="001E01CD" w14:paraId="3398A8E7" w14:textId="77777777" w:rsidTr="001E01CD">
        <w:trPr>
          <w:jc w:val="center"/>
        </w:trPr>
        <w:tc>
          <w:tcPr>
            <w:tcW w:w="7830" w:type="dxa"/>
            <w:vAlign w:val="center"/>
          </w:tcPr>
          <w:p w14:paraId="582199BB" w14:textId="3632E372" w:rsidR="00167C9E" w:rsidRPr="001E01CD" w:rsidRDefault="00411D11" w:rsidP="001E01CD">
            <w:pPr>
              <w:jc w:val="center"/>
              <w:rPr>
                <w:b/>
              </w:rPr>
            </w:pPr>
            <w:r w:rsidRPr="001E01CD">
              <w:rPr>
                <w:b/>
              </w:rPr>
              <w:t xml:space="preserve">Slenderness </w:t>
            </w:r>
            <w:r w:rsidR="00167C9E" w:rsidRPr="001E01CD">
              <w:rPr>
                <w:b/>
              </w:rPr>
              <w:t>Ratio</w:t>
            </w:r>
            <w:r w:rsidR="00DF160C" w:rsidRPr="001E01CD">
              <w:rPr>
                <w:b/>
              </w:rPr>
              <w:t>s</w:t>
            </w:r>
          </w:p>
        </w:tc>
      </w:tr>
      <w:tr w:rsidR="00167C9E" w:rsidRPr="001E01CD" w14:paraId="5DF2FDD3" w14:textId="77777777" w:rsidTr="001E01CD">
        <w:trPr>
          <w:jc w:val="center"/>
        </w:trPr>
        <w:tc>
          <w:tcPr>
            <w:tcW w:w="7830" w:type="dxa"/>
            <w:vAlign w:val="center"/>
          </w:tcPr>
          <w:p w14:paraId="43219462" w14:textId="4B97B699" w:rsidR="00167C9E" w:rsidRPr="001E01CD" w:rsidRDefault="005C186C" w:rsidP="00CC43C5">
            <w:pPr>
              <w:spacing w:before="240" w:after="240"/>
            </w:pPr>
            <m:oMathPara>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f</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m:rPr>
                            <m:sty m:val="p"/>
                          </m:rPr>
                          <w:rPr>
                            <w:rFonts w:ascii="Cambria Math" w:hAnsi="Cambria Math"/>
                          </w:rPr>
                          <m:t>fc</m:t>
                        </m:r>
                      </m:sub>
                    </m:sSub>
                  </m:num>
                  <m:den>
                    <m:sSub>
                      <m:sSubPr>
                        <m:ctrlPr>
                          <w:rPr>
                            <w:rFonts w:ascii="Cambria Math" w:hAnsi="Cambria Math"/>
                          </w:rPr>
                        </m:ctrlPr>
                      </m:sSubPr>
                      <m:e>
                        <m:r>
                          <m:rPr>
                            <m:sty m:val="p"/>
                          </m:rPr>
                          <w:rPr>
                            <w:rFonts w:ascii="Cambria Math" w:hAnsi="Cambria Math"/>
                          </w:rPr>
                          <m:t>2t</m:t>
                        </m:r>
                      </m:e>
                      <m:sub>
                        <m:r>
                          <m:rPr>
                            <m:sty m:val="p"/>
                          </m:rPr>
                          <w:rPr>
                            <w:rFonts w:ascii="Cambria Math" w:hAnsi="Cambria Math"/>
                          </w:rPr>
                          <m:t>fc</m:t>
                        </m:r>
                      </m:sub>
                    </m:sSub>
                  </m:den>
                </m:f>
              </m:oMath>
            </m:oMathPara>
          </w:p>
          <w:p w14:paraId="6A795E6D" w14:textId="60BF7650" w:rsidR="00167C9E" w:rsidRPr="001E01CD" w:rsidRDefault="005C186C" w:rsidP="00CC43C5">
            <w:pPr>
              <w:spacing w:before="120" w:after="120"/>
            </w:pPr>
            <m:oMathPara>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f</m:t>
                    </m:r>
                  </m:sub>
                </m:sSub>
                <m:r>
                  <m:rPr>
                    <m:sty m:val="p"/>
                  </m:rPr>
                  <w:rPr>
                    <w:rFonts w:ascii="Cambria Math" w:hAnsi="Cambria Math"/>
                  </w:rPr>
                  <m:t>=Slenderness ratio of compression flange</m:t>
                </m:r>
              </m:oMath>
            </m:oMathPara>
          </w:p>
          <w:p w14:paraId="2352BF96" w14:textId="621020DC" w:rsidR="00167C9E" w:rsidRPr="001E01CD" w:rsidRDefault="005C186C" w:rsidP="00CC43C5">
            <w:pPr>
              <w:spacing w:before="120" w:after="120"/>
            </w:pPr>
            <m:oMathPara>
              <m:oMathParaPr>
                <m:jc m:val="center"/>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fc</m:t>
                    </m:r>
                  </m:sub>
                </m:sSub>
                <m:r>
                  <m:rPr>
                    <m:sty m:val="p"/>
                  </m:rPr>
                  <w:rPr>
                    <w:rFonts w:ascii="Cambria Math" w:hAnsi="Cambria Math"/>
                  </w:rPr>
                  <m:t>=Width of compression flange</m:t>
                </m:r>
              </m:oMath>
            </m:oMathPara>
          </w:p>
          <w:p w14:paraId="02946B75" w14:textId="722E39D9" w:rsidR="00167C9E" w:rsidRPr="001E01CD" w:rsidRDefault="005C186C" w:rsidP="00CC43C5">
            <w:pPr>
              <w:spacing w:before="120" w:after="120"/>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fc</m:t>
                    </m:r>
                  </m:sub>
                </m:sSub>
                <m:r>
                  <m:rPr>
                    <m:sty m:val="p"/>
                  </m:rPr>
                  <w:rPr>
                    <w:rFonts w:ascii="Cambria Math" w:hAnsi="Cambria Math"/>
                  </w:rPr>
                  <m:t>=Thickness of compression flange</m:t>
                </m:r>
              </m:oMath>
            </m:oMathPara>
          </w:p>
        </w:tc>
      </w:tr>
      <w:tr w:rsidR="00167C9E" w:rsidRPr="001E01CD" w14:paraId="53D5BE71" w14:textId="77777777" w:rsidTr="001E01CD">
        <w:trPr>
          <w:jc w:val="center"/>
        </w:trPr>
        <w:tc>
          <w:tcPr>
            <w:tcW w:w="7830" w:type="dxa"/>
            <w:vAlign w:val="center"/>
          </w:tcPr>
          <w:p w14:paraId="3783708F" w14:textId="16A6B6DB" w:rsidR="00167C9E" w:rsidRPr="001E01CD" w:rsidRDefault="005C186C" w:rsidP="00CC43C5">
            <w:pPr>
              <w:spacing w:before="240" w:after="240"/>
            </w:pPr>
            <m:oMathPara>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pf</m:t>
                    </m:r>
                  </m:sub>
                </m:sSub>
                <m:r>
                  <m:rPr>
                    <m:sty m:val="p"/>
                  </m:rPr>
                  <w:rPr>
                    <w:rFonts w:ascii="Cambria Math" w:hAnsi="Cambria Math"/>
                  </w:rPr>
                  <m:t>= 0.38</m:t>
                </m:r>
                <m:rad>
                  <m:radPr>
                    <m:degHide m:val="1"/>
                    <m:ctrlPr>
                      <w:rPr>
                        <w:rFonts w:ascii="Cambria Math" w:hAnsi="Cambria Math"/>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yc</m:t>
                            </m:r>
                          </m:sub>
                        </m:sSub>
                      </m:den>
                    </m:f>
                  </m:e>
                </m:rad>
              </m:oMath>
            </m:oMathPara>
          </w:p>
          <w:p w14:paraId="14C1B8B2" w14:textId="5AD0EDE9" w:rsidR="00167C9E" w:rsidRPr="001E01CD" w:rsidRDefault="005C186C" w:rsidP="00CC43C5">
            <w:pPr>
              <w:spacing w:before="120" w:after="120"/>
            </w:pPr>
            <m:oMathPara>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pf</m:t>
                    </m:r>
                  </m:sub>
                </m:sSub>
                <m:r>
                  <m:rPr>
                    <m:sty m:val="p"/>
                  </m:rPr>
                  <w:rPr>
                    <w:rFonts w:ascii="Cambria Math" w:hAnsi="Cambria Math"/>
                  </w:rPr>
                  <m:t>=Limiting slenderness ratio of compact flange</m:t>
                </m:r>
              </m:oMath>
            </m:oMathPara>
          </w:p>
          <w:p w14:paraId="03662562" w14:textId="790C3335" w:rsidR="00167C9E" w:rsidRPr="001E01CD" w:rsidRDefault="005C186C" w:rsidP="00CC43C5">
            <w:pPr>
              <w:spacing w:before="120" w:after="120"/>
            </w:pPr>
            <m:oMathPara>
              <m:oMathParaPr>
                <m:jc m:val="center"/>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s</m:t>
                    </m:r>
                  </m:sub>
                </m:sSub>
                <m:r>
                  <m:rPr>
                    <m:sty m:val="p"/>
                  </m:rPr>
                  <w:rPr>
                    <w:rFonts w:ascii="Cambria Math" w:hAnsi="Cambria Math"/>
                  </w:rPr>
                  <m:t>=Modulus of steel</m:t>
                </m:r>
              </m:oMath>
            </m:oMathPara>
          </w:p>
          <w:p w14:paraId="00B4DC66" w14:textId="64A68894" w:rsidR="00167C9E" w:rsidRPr="001E01CD" w:rsidRDefault="005C186C" w:rsidP="00CC43C5">
            <w:pPr>
              <w:spacing w:before="120" w:after="120"/>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yc</m:t>
                    </m:r>
                  </m:sub>
                </m:sSub>
                <m:r>
                  <m:rPr>
                    <m:sty m:val="p"/>
                  </m:rPr>
                  <w:rPr>
                    <w:rFonts w:ascii="Cambria Math" w:hAnsi="Cambria Math"/>
                  </w:rPr>
                  <m:t>=Y</m:t>
                </m:r>
                <m:r>
                  <m:rPr>
                    <m:sty m:val="p"/>
                  </m:rPr>
                  <w:rPr>
                    <w:rFonts w:ascii="Cambria Math" w:hAnsi="Cambria Math" w:cs="Cambria Math"/>
                  </w:rPr>
                  <m:t>i</m:t>
                </m:r>
                <m:r>
                  <m:rPr>
                    <m:sty m:val="p"/>
                  </m:rPr>
                  <w:rPr>
                    <w:rFonts w:ascii="Cambria Math" w:hAnsi="Cambria Math"/>
                  </w:rPr>
                  <m:t>eld strength of compression flange</m:t>
                </m:r>
              </m:oMath>
            </m:oMathPara>
          </w:p>
        </w:tc>
      </w:tr>
      <w:tr w:rsidR="00167C9E" w:rsidRPr="001E01CD" w14:paraId="1FE642EC" w14:textId="77777777" w:rsidTr="001E01CD">
        <w:trPr>
          <w:jc w:val="center"/>
        </w:trPr>
        <w:tc>
          <w:tcPr>
            <w:tcW w:w="7830" w:type="dxa"/>
            <w:vAlign w:val="center"/>
          </w:tcPr>
          <w:p w14:paraId="6E253AE8" w14:textId="484B9B41" w:rsidR="00167C9E" w:rsidRPr="001E01CD" w:rsidRDefault="005C186C" w:rsidP="00CC43C5">
            <w:pPr>
              <w:spacing w:before="240" w:after="240"/>
            </w:pPr>
            <m:oMathPara>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pf</m:t>
                    </m:r>
                  </m:sub>
                </m:sSub>
                <m:r>
                  <m:rPr>
                    <m:sty m:val="p"/>
                  </m:rPr>
                  <w:rPr>
                    <w:rFonts w:ascii="Cambria Math" w:hAnsi="Cambria Math"/>
                  </w:rPr>
                  <m:t>= 0.56</m:t>
                </m:r>
                <m:rad>
                  <m:radPr>
                    <m:degHide m:val="1"/>
                    <m:ctrlPr>
                      <w:rPr>
                        <w:rFonts w:ascii="Cambria Math" w:hAnsi="Cambria Math"/>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yr</m:t>
                            </m:r>
                          </m:sub>
                        </m:sSub>
                      </m:den>
                    </m:f>
                  </m:e>
                </m:rad>
              </m:oMath>
            </m:oMathPara>
          </w:p>
          <w:p w14:paraId="2551CEFE" w14:textId="7E06F35D" w:rsidR="00167C9E" w:rsidRPr="001E01CD" w:rsidRDefault="005C186C" w:rsidP="00CC43C5">
            <w:pPr>
              <w:spacing w:before="120" w:after="120"/>
            </w:pPr>
            <m:oMathPara>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rf</m:t>
                    </m:r>
                  </m:sub>
                </m:sSub>
                <m:r>
                  <m:rPr>
                    <m:sty m:val="p"/>
                  </m:rPr>
                  <w:rPr>
                    <w:rFonts w:ascii="Cambria Math" w:hAnsi="Cambria Math"/>
                  </w:rPr>
                  <m:t>=Limiting slenderness ratio of non-compact flange</m:t>
                </m:r>
              </m:oMath>
            </m:oMathPara>
          </w:p>
          <w:p w14:paraId="4E7EB1BA" w14:textId="77777777" w:rsidR="00167C9E" w:rsidRPr="001E01CD" w:rsidRDefault="005C186C" w:rsidP="00CC43C5">
            <w:pPr>
              <w:spacing w:before="120" w:after="120"/>
            </w:pPr>
            <m:oMathPara>
              <m:oMathParaPr>
                <m:jc m:val="center"/>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s</m:t>
                    </m:r>
                  </m:sub>
                </m:sSub>
                <m:r>
                  <m:rPr>
                    <m:sty m:val="p"/>
                  </m:rPr>
                  <w:rPr>
                    <w:rFonts w:ascii="Cambria Math" w:hAnsi="Cambria Math"/>
                  </w:rPr>
                  <m:t>=Modulus of steel</m:t>
                </m:r>
              </m:oMath>
            </m:oMathPara>
          </w:p>
          <w:p w14:paraId="4AD18E39" w14:textId="2B6762B9" w:rsidR="00167C9E" w:rsidRPr="001E01CD" w:rsidRDefault="005C186C" w:rsidP="00CC43C5">
            <w:pPr>
              <w:spacing w:before="120" w:after="120"/>
              <w:ind w:left="-29"/>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yr</m:t>
                    </m:r>
                  </m:sub>
                </m:sSub>
                <m:r>
                  <m:rPr>
                    <m:sty m:val="p"/>
                  </m:rPr>
                  <w:rPr>
                    <w:rFonts w:ascii="Cambria Math" w:hAnsi="Cambria Math"/>
                  </w:rPr>
                  <m:t xml:space="preserve">=Compression flange stress nominal yielding= </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0.7</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yc</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yw</m:t>
                            </m:r>
                          </m:sub>
                        </m:sSub>
                      </m:e>
                    </m:d>
                  </m:e>
                </m:func>
                <m:r>
                  <m:rPr>
                    <m:sty m:val="p"/>
                  </m:rPr>
                  <w:rPr>
                    <w:rFonts w:ascii="Cambria Math" w:hAnsi="Cambria Math"/>
                  </w:rPr>
                  <m:t>&gt;0.5</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yc</m:t>
                    </m:r>
                  </m:sub>
                </m:sSub>
              </m:oMath>
            </m:oMathPara>
          </w:p>
          <w:p w14:paraId="762470F7" w14:textId="4A27F37A" w:rsidR="00411D11" w:rsidRPr="001E01CD" w:rsidRDefault="005C186C" w:rsidP="00CC43C5">
            <w:pPr>
              <w:spacing w:before="120" w:after="240"/>
              <w:ind w:left="436"/>
            </w:pPr>
            <m:oMathPara>
              <m:oMathParaPr>
                <m:jc m:val="center"/>
              </m:oMathParaPr>
              <m:oMath>
                <m:sSub>
                  <m:sSubPr>
                    <m:ctrlPr>
                      <w:rPr>
                        <w:rFonts w:ascii="Cambria Math" w:hAnsi="Cambria Math"/>
                      </w:rPr>
                    </m:ctrlPr>
                  </m:sSubPr>
                  <m:e>
                    <m:r>
                      <m:rPr>
                        <m:sty m:val="p"/>
                      </m:rPr>
                      <w:rPr>
                        <w:rFonts w:ascii="Cambria Math" w:hAnsi="Cambria Math"/>
                      </w:rPr>
                      <m:t>F</m:t>
                    </m:r>
                  </m:e>
                  <m:sub>
                    <m:r>
                      <w:rPr>
                        <w:rFonts w:ascii="Cambria Math" w:hAnsi="Cambria Math"/>
                      </w:rPr>
                      <m:t>yw</m:t>
                    </m:r>
                  </m:sub>
                </m:sSub>
                <m:r>
                  <m:rPr>
                    <m:sty m:val="p"/>
                  </m:rPr>
                  <w:rPr>
                    <w:rFonts w:ascii="Cambria Math" w:hAnsi="Cambria Math"/>
                  </w:rPr>
                  <m:t>=Yield strength of web</m:t>
                </m:r>
              </m:oMath>
            </m:oMathPara>
          </w:p>
        </w:tc>
      </w:tr>
    </w:tbl>
    <w:p w14:paraId="6367D201" w14:textId="77777777" w:rsidR="00947562" w:rsidRPr="001E01CD" w:rsidRDefault="00947562" w:rsidP="00CC43C5">
      <w:pPr>
        <w:pStyle w:val="ListParagraph"/>
      </w:pPr>
    </w:p>
    <w:p w14:paraId="48061751" w14:textId="4D4CEDA9" w:rsidR="00411D11" w:rsidRPr="001E01CD" w:rsidRDefault="00411D11" w:rsidP="00CC43C5">
      <w:pPr>
        <w:ind w:left="720"/>
      </w:pPr>
      <w:r w:rsidRPr="001E01CD">
        <w:t xml:space="preserve">The FLB resistance for a compact and non-compact compression flange is given by </w:t>
      </w:r>
      <w:r w:rsidR="00441F04" w:rsidRPr="001E01CD">
        <w:t>Equation</w:t>
      </w:r>
      <w:r w:rsidRPr="001E01CD">
        <w:t xml:space="preserve">s 26 and 27, respectively. </w:t>
      </w:r>
    </w:p>
    <w:tbl>
      <w:tblPr>
        <w:tblStyle w:val="TableGrid"/>
        <w:tblW w:w="86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643"/>
      </w:tblGrid>
      <w:tr w:rsidR="00411D11" w:rsidRPr="001E01CD" w14:paraId="1F19FDD7" w14:textId="77777777" w:rsidTr="00EA1711">
        <w:trPr>
          <w:trHeight w:val="795"/>
        </w:trPr>
        <w:tc>
          <w:tcPr>
            <w:tcW w:w="8067" w:type="dxa"/>
            <w:vAlign w:val="center"/>
          </w:tcPr>
          <w:p w14:paraId="1D8D0843" w14:textId="5F0BCC92" w:rsidR="00411D11" w:rsidRPr="001E01CD" w:rsidRDefault="005C186C" w:rsidP="00CC43C5">
            <w:pPr>
              <w:spacing w:before="240" w:after="240"/>
              <w:rPr>
                <w:i/>
              </w:rPr>
            </w:pPr>
            <m:oMath>
              <m:sSub>
                <m:sSubPr>
                  <m:ctrlPr>
                    <w:rPr>
                      <w:rFonts w:ascii="Cambria Math" w:hAnsi="Cambria Math"/>
                      <w:i/>
                    </w:rPr>
                  </m:ctrlPr>
                </m:sSubPr>
                <m:e>
                  <m:r>
                    <w:rPr>
                      <w:rFonts w:ascii="Cambria Math" w:hAnsi="Cambria Math"/>
                    </w:rPr>
                    <m:t>F</m:t>
                  </m:r>
                </m:e>
                <m:sub>
                  <m:r>
                    <w:rPr>
                      <w:rFonts w:ascii="Cambria Math" w:hAnsi="Cambria Math"/>
                    </w:rPr>
                    <m:t>LB</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R</m:t>
                  </m:r>
                </m:e>
                <m:sub>
                  <m:r>
                    <w:rPr>
                      <w:rFonts w:ascii="Cambria Math" w:hAnsi="Cambria Math"/>
                    </w:rPr>
                    <m:t>h</m:t>
                  </m:r>
                </m:sub>
              </m:sSub>
              <m:sSub>
                <m:sSubPr>
                  <m:ctrlPr>
                    <w:rPr>
                      <w:rFonts w:ascii="Cambria Math" w:hAnsi="Cambria Math"/>
                      <w:i/>
                    </w:rPr>
                  </m:ctrlPr>
                </m:sSubPr>
                <m:e>
                  <m:r>
                    <w:rPr>
                      <w:rFonts w:ascii="Cambria Math" w:hAnsi="Cambria Math"/>
                    </w:rPr>
                    <m:t>F</m:t>
                  </m:r>
                </m:e>
                <m:sub>
                  <m:r>
                    <w:rPr>
                      <w:rFonts w:ascii="Cambria Math" w:hAnsi="Cambria Math"/>
                    </w:rPr>
                    <m:t>yc</m:t>
                  </m:r>
                </m:sub>
              </m:sSub>
              <m:r>
                <w:rPr>
                  <w:rFonts w:ascii="Cambria Math" w:hAnsi="Cambria Math"/>
                </w:rPr>
                <m:t xml:space="preserve">     </m:t>
              </m:r>
              <m:r>
                <m:rPr>
                  <m:sty m:val="p"/>
                </m:rPr>
                <w:rPr>
                  <w:rFonts w:ascii="Cambria Math" w:hAnsi="Cambria Math"/>
                </w:rPr>
                <m:t xml:space="preserve">  if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f</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pf</m:t>
                  </m:r>
                </m:sub>
              </m:sSub>
              <m:r>
                <m:rPr>
                  <m:sty m:val="p"/>
                </m:rPr>
                <w:rPr>
                  <w:rFonts w:ascii="Cambria Math" w:hAnsi="Cambria Math"/>
                </w:rPr>
                <m:t xml:space="preserve">  (Compact)</m:t>
              </m:r>
            </m:oMath>
            <w:r w:rsidR="00411D11" w:rsidRPr="001E01CD">
              <w:rPr>
                <w:i/>
              </w:rPr>
              <w:t xml:space="preserve"> </w:t>
            </w:r>
          </w:p>
        </w:tc>
        <w:tc>
          <w:tcPr>
            <w:tcW w:w="573" w:type="dxa"/>
            <w:vAlign w:val="center"/>
          </w:tcPr>
          <w:p w14:paraId="4682B301" w14:textId="7146335C" w:rsidR="00411D11" w:rsidRPr="001E01CD" w:rsidRDefault="00411D11" w:rsidP="00CC43C5">
            <w:pPr>
              <w:spacing w:before="240" w:after="240"/>
            </w:pPr>
            <w:r w:rsidRPr="001E01CD">
              <w:t>(2</w:t>
            </w:r>
            <w:r w:rsidR="00F74AE5" w:rsidRPr="001E01CD">
              <w:t>6</w:t>
            </w:r>
            <w:r w:rsidRPr="001E01CD">
              <w:t>)</w:t>
            </w:r>
          </w:p>
        </w:tc>
      </w:tr>
      <w:tr w:rsidR="00411D11" w:rsidRPr="001E01CD" w14:paraId="0AE8D646" w14:textId="77777777" w:rsidTr="00EA1711">
        <w:trPr>
          <w:trHeight w:val="795"/>
        </w:trPr>
        <w:tc>
          <w:tcPr>
            <w:tcW w:w="8067" w:type="dxa"/>
            <w:vAlign w:val="center"/>
          </w:tcPr>
          <w:p w14:paraId="432BD7BA" w14:textId="1C8AC80E" w:rsidR="00411D11" w:rsidRPr="001E01CD" w:rsidRDefault="005C186C" w:rsidP="00CC43C5">
            <w:pPr>
              <w:spacing w:before="240" w:after="240"/>
              <w:rPr>
                <w:rFonts w:ascii="Calibri" w:eastAsia="Calibri" w:hAnsi="Calibri"/>
                <w:i/>
              </w:rPr>
            </w:pPr>
            <m:oMath>
              <m:sSub>
                <m:sSubPr>
                  <m:ctrlPr>
                    <w:rPr>
                      <w:rFonts w:ascii="Cambria Math" w:hAnsi="Cambria Math"/>
                      <w:i/>
                    </w:rPr>
                  </m:ctrlPr>
                </m:sSubPr>
                <m:e>
                  <m:r>
                    <w:rPr>
                      <w:rFonts w:ascii="Cambria Math" w:hAnsi="Cambria Math"/>
                    </w:rPr>
                    <m:t>F</m:t>
                  </m:r>
                </m:e>
                <m:sub>
                  <m:r>
                    <w:rPr>
                      <w:rFonts w:ascii="Cambria Math" w:hAnsi="Cambria Math"/>
                    </w:rPr>
                    <m:t>LB</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yr</m:t>
                                  </m:r>
                                </m:sub>
                              </m:sSub>
                            </m:num>
                            <m:den>
                              <m:sSub>
                                <m:sSubPr>
                                  <m:ctrlPr>
                                    <w:rPr>
                                      <w:rFonts w:ascii="Cambria Math" w:hAnsi="Cambria Math"/>
                                      <w:i/>
                                    </w:rPr>
                                  </m:ctrlPr>
                                </m:sSubPr>
                                <m:e>
                                  <m:r>
                                    <w:rPr>
                                      <w:rFonts w:ascii="Cambria Math" w:hAnsi="Cambria Math"/>
                                    </w:rPr>
                                    <m:t>R</m:t>
                                  </m:r>
                                </m:e>
                                <m:sub>
                                  <m:r>
                                    <w:rPr>
                                      <w:rFonts w:ascii="Cambria Math" w:hAnsi="Cambria Math"/>
                                    </w:rPr>
                                    <m:t>h</m:t>
                                  </m:r>
                                </m:sub>
                              </m:sSub>
                              <m:sSub>
                                <m:sSubPr>
                                  <m:ctrlPr>
                                    <w:rPr>
                                      <w:rFonts w:ascii="Cambria Math" w:hAnsi="Cambria Math"/>
                                      <w:i/>
                                    </w:rPr>
                                  </m:ctrlPr>
                                </m:sSubPr>
                                <m:e>
                                  <m:r>
                                    <w:rPr>
                                      <w:rFonts w:ascii="Cambria Math" w:hAnsi="Cambria Math"/>
                                    </w:rPr>
                                    <m:t>F</m:t>
                                  </m:r>
                                </m:e>
                                <m:sub>
                                  <m:r>
                                    <w:rPr>
                                      <w:rFonts w:ascii="Cambria Math" w:hAnsi="Cambria Math"/>
                                    </w:rPr>
                                    <m:t>y</m:t>
                                  </m:r>
                                  <m:r>
                                    <w:rPr>
                                      <w:rFonts w:ascii="Cambria Math" w:hAnsi="Cambria Math"/>
                                    </w:rPr>
                                    <m:t>c</m:t>
                                  </m:r>
                                </m:sub>
                              </m:sSub>
                            </m:den>
                          </m:f>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pf</m:t>
                                  </m:r>
                                </m:sub>
                              </m:sSub>
                            </m:num>
                            <m:den>
                              <m:sSub>
                                <m:sSubPr>
                                  <m:ctrlPr>
                                    <w:rPr>
                                      <w:rFonts w:ascii="Cambria Math" w:hAnsi="Cambria Math"/>
                                      <w:i/>
                                    </w:rPr>
                                  </m:ctrlPr>
                                </m:sSubPr>
                                <m:e>
                                  <m:r>
                                    <w:rPr>
                                      <w:rFonts w:ascii="Cambria Math" w:hAnsi="Cambria Math"/>
                                    </w:rPr>
                                    <m:t>λ</m:t>
                                  </m:r>
                                </m:e>
                                <m:sub>
                                  <m:r>
                                    <w:rPr>
                                      <w:rFonts w:ascii="Cambria Math" w:hAnsi="Cambria Math"/>
                                    </w:rPr>
                                    <m:t>rf</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λ</m:t>
                                  </m:r>
                                </m:e>
                                <m:sub>
                                  <m:r>
                                    <w:rPr>
                                      <w:rFonts w:ascii="Cambria Math" w:hAnsi="Cambria Math"/>
                                    </w:rPr>
                                    <m:t>pf</m:t>
                                  </m:r>
                                </m:sub>
                              </m:sSub>
                            </m:den>
                          </m:f>
                        </m:e>
                      </m:d>
                    </m:e>
                  </m:d>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R</m:t>
                  </m:r>
                </m:e>
                <m:sub>
                  <m:r>
                    <w:rPr>
                      <w:rFonts w:ascii="Cambria Math" w:hAnsi="Cambria Math"/>
                    </w:rPr>
                    <m:t>h</m:t>
                  </m:r>
                </m:sub>
              </m:sSub>
              <m:sSub>
                <m:sSubPr>
                  <m:ctrlPr>
                    <w:rPr>
                      <w:rFonts w:ascii="Cambria Math" w:hAnsi="Cambria Math"/>
                      <w:i/>
                    </w:rPr>
                  </m:ctrlPr>
                </m:sSubPr>
                <m:e>
                  <m:r>
                    <w:rPr>
                      <w:rFonts w:ascii="Cambria Math" w:hAnsi="Cambria Math"/>
                    </w:rPr>
                    <m:t>F</m:t>
                  </m:r>
                </m:e>
                <m:sub>
                  <m:r>
                    <w:rPr>
                      <w:rFonts w:ascii="Cambria Math" w:hAnsi="Cambria Math"/>
                    </w:rPr>
                    <m:t>yc</m:t>
                  </m:r>
                </m:sub>
              </m:sSub>
              <m:r>
                <w:rPr>
                  <w:rFonts w:ascii="Cambria Math" w:hAnsi="Cambria Math"/>
                </w:rPr>
                <m:t xml:space="preserve">      </m:t>
              </m:r>
              <m:r>
                <m:rPr>
                  <m:sty m:val="p"/>
                </m:rPr>
                <w:rPr>
                  <w:rFonts w:ascii="Cambria Math" w:hAnsi="Cambria Math"/>
                </w:rPr>
                <m:t xml:space="preserve">if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f</m:t>
                  </m:r>
                </m:sub>
              </m:sSub>
              <m:r>
                <m:rPr>
                  <m:sty m:val="p"/>
                </m:rPr>
                <w:rPr>
                  <w:rFonts w:ascii="Cambria Math" w:hAnsi="Cambria Math"/>
                </w:rPr>
                <m:t xml:space="preserve"> &gt;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pf</m:t>
                  </m:r>
                </m:sub>
              </m:sSub>
              <m:r>
                <m:rPr>
                  <m:sty m:val="p"/>
                </m:rPr>
                <w:rPr>
                  <w:rFonts w:ascii="Cambria Math" w:hAnsi="Cambria Math"/>
                </w:rPr>
                <m:t xml:space="preserve">  (Non-compact)</m:t>
              </m:r>
              <m:r>
                <w:rPr>
                  <w:rFonts w:ascii="Cambria Math" w:hAnsi="Cambria Math"/>
                </w:rPr>
                <m:t xml:space="preserve">  </m:t>
              </m:r>
            </m:oMath>
            <w:r w:rsidR="00411D11" w:rsidRPr="001E01CD">
              <w:rPr>
                <w:rFonts w:ascii="Calibri" w:eastAsia="Calibri" w:hAnsi="Calibri"/>
                <w:i/>
              </w:rPr>
              <w:t xml:space="preserve"> </w:t>
            </w:r>
          </w:p>
        </w:tc>
        <w:tc>
          <w:tcPr>
            <w:tcW w:w="573" w:type="dxa"/>
            <w:vAlign w:val="center"/>
          </w:tcPr>
          <w:p w14:paraId="03FFE460" w14:textId="32437492" w:rsidR="00411D11" w:rsidRPr="001E01CD" w:rsidRDefault="00411D11" w:rsidP="00CC43C5">
            <w:pPr>
              <w:spacing w:before="240" w:after="240"/>
            </w:pPr>
            <w:r w:rsidRPr="001E01CD">
              <w:t>(2</w:t>
            </w:r>
            <w:r w:rsidR="00F74AE5" w:rsidRPr="001E01CD">
              <w:t>7</w:t>
            </w:r>
            <w:r w:rsidRPr="001E01CD">
              <w:t>)</w:t>
            </w:r>
          </w:p>
        </w:tc>
      </w:tr>
    </w:tbl>
    <w:p w14:paraId="2F7B0574" w14:textId="7BF2650D" w:rsidR="00411D11" w:rsidRPr="001E01CD" w:rsidRDefault="00411D11" w:rsidP="00CC43C5"/>
    <w:p w14:paraId="48AEA9F2" w14:textId="53058DA7" w:rsidR="00F74AE5" w:rsidRPr="001E01CD" w:rsidRDefault="00F74AE5" w:rsidP="00CC43C5">
      <w:pPr>
        <w:pStyle w:val="Heading5"/>
        <w:numPr>
          <w:ilvl w:val="0"/>
          <w:numId w:val="24"/>
        </w:numPr>
      </w:pPr>
      <w:r w:rsidRPr="001E01CD">
        <w:t xml:space="preserve">Determine the </w:t>
      </w:r>
      <w:r w:rsidR="00F25B3F" w:rsidRPr="001E01CD">
        <w:t>lateral torsional buckling resistance of the compression flange</w:t>
      </w:r>
      <w:r w:rsidRPr="001E01CD">
        <w:t xml:space="preserve"> (F</w:t>
      </w:r>
      <w:r w:rsidRPr="001E01CD">
        <w:rPr>
          <w:vertAlign w:val="subscript"/>
        </w:rPr>
        <w:t>L</w:t>
      </w:r>
      <w:r w:rsidR="00F25B3F" w:rsidRPr="001E01CD">
        <w:rPr>
          <w:vertAlign w:val="subscript"/>
        </w:rPr>
        <w:t>T</w:t>
      </w:r>
      <w:r w:rsidRPr="001E01CD">
        <w:t>) per AASHTO 6.10.8.2.</w:t>
      </w:r>
      <w:r w:rsidR="00F25B3F" w:rsidRPr="001E01CD">
        <w:t>3</w:t>
      </w:r>
      <w:r w:rsidRPr="001E01CD">
        <w:t>.</w:t>
      </w:r>
    </w:p>
    <w:p w14:paraId="171825F3" w14:textId="1081B279" w:rsidR="00F25B3F" w:rsidRPr="001E01CD" w:rsidRDefault="00F25B3F" w:rsidP="00CC43C5">
      <w:pPr>
        <w:ind w:left="720"/>
      </w:pPr>
      <w:r w:rsidRPr="001E01CD">
        <w:t>The calculation of the LTB resistance of the compression flange differs depending on whether the unbraced length of the compression flange is compact, non-compact or slender. The limits for compact unbraced length (</w:t>
      </w:r>
      <w:proofErr w:type="spellStart"/>
      <w:proofErr w:type="gramStart"/>
      <w:r w:rsidRPr="001E01CD">
        <w:t>L</w:t>
      </w:r>
      <w:r w:rsidRPr="001E01CD">
        <w:rPr>
          <w:vertAlign w:val="subscript"/>
        </w:rPr>
        <w:t>p</w:t>
      </w:r>
      <w:proofErr w:type="spellEnd"/>
      <w:proofErr w:type="gramEnd"/>
      <w:r w:rsidRPr="001E01CD">
        <w:t>) and non-compact unbraced length (</w:t>
      </w:r>
      <w:proofErr w:type="spellStart"/>
      <w:r w:rsidRPr="001E01CD">
        <w:t>L</w:t>
      </w:r>
      <w:r w:rsidRPr="001E01CD">
        <w:rPr>
          <w:vertAlign w:val="subscript"/>
        </w:rPr>
        <w:t>r</w:t>
      </w:r>
      <w:proofErr w:type="spellEnd"/>
      <w:r w:rsidRPr="001E01CD">
        <w:t xml:space="preserve">) are given in </w:t>
      </w:r>
      <w:r w:rsidR="00AA21B3">
        <w:fldChar w:fldCharType="begin"/>
      </w:r>
      <w:r w:rsidR="00AA21B3">
        <w:instrText xml:space="preserve"> REF _Ref469511018 \h </w:instrText>
      </w:r>
      <w:r w:rsidR="00AA21B3">
        <w:fldChar w:fldCharType="separate"/>
      </w:r>
      <w:r w:rsidR="00AA21B3" w:rsidRPr="001E01CD">
        <w:t xml:space="preserve">Table </w:t>
      </w:r>
      <w:r w:rsidR="00AA21B3" w:rsidRPr="001E01CD">
        <w:rPr>
          <w:noProof/>
        </w:rPr>
        <w:t>10</w:t>
      </w:r>
      <w:r w:rsidR="00AA21B3">
        <w:fldChar w:fldCharType="end"/>
      </w:r>
      <w:r w:rsidRPr="001E01CD">
        <w:t xml:space="preserve">. </w:t>
      </w:r>
    </w:p>
    <w:p w14:paraId="778D38F7" w14:textId="413594EA" w:rsidR="00DF160C" w:rsidRPr="001E01CD" w:rsidRDefault="00DF160C" w:rsidP="00DF160C">
      <w:pPr>
        <w:pStyle w:val="Caption"/>
        <w:keepNext/>
      </w:pPr>
      <w:bookmarkStart w:id="294" w:name="_Ref469511018"/>
      <w:bookmarkStart w:id="295" w:name="_Toc469555981"/>
      <w:r w:rsidRPr="001E01CD">
        <w:t xml:space="preserve">Table </w:t>
      </w:r>
      <w:fldSimple w:instr=" SEQ Table \* ARABIC ">
        <w:r w:rsidR="00AA21B3">
          <w:rPr>
            <w:noProof/>
          </w:rPr>
          <w:t>10</w:t>
        </w:r>
      </w:fldSimple>
      <w:bookmarkEnd w:id="294"/>
      <w:r w:rsidR="001E01CD" w:rsidRPr="001E01CD">
        <w:t>. Limits of unbraced length for the compression flange lateral torsional buckling resistance of non-composite sections in negative flexure.</w:t>
      </w:r>
      <w:bookmarkEnd w:id="295"/>
    </w:p>
    <w:tbl>
      <w:tblPr>
        <w:tblStyle w:val="TableGrid"/>
        <w:tblW w:w="8100" w:type="dxa"/>
        <w:jc w:val="center"/>
        <w:tblLook w:val="04A0" w:firstRow="1" w:lastRow="0" w:firstColumn="1" w:lastColumn="0" w:noHBand="0" w:noVBand="1"/>
      </w:tblPr>
      <w:tblGrid>
        <w:gridCol w:w="8100"/>
      </w:tblGrid>
      <w:tr w:rsidR="00F25B3F" w:rsidRPr="001E01CD" w14:paraId="29671A90" w14:textId="77777777" w:rsidTr="001E01CD">
        <w:trPr>
          <w:jc w:val="center"/>
        </w:trPr>
        <w:tc>
          <w:tcPr>
            <w:tcW w:w="8100" w:type="dxa"/>
            <w:vAlign w:val="center"/>
          </w:tcPr>
          <w:p w14:paraId="72D9D256" w14:textId="44B1E248" w:rsidR="00F25B3F" w:rsidRPr="001E01CD" w:rsidRDefault="00F25B3F" w:rsidP="001E01CD">
            <w:pPr>
              <w:jc w:val="center"/>
              <w:rPr>
                <w:b/>
              </w:rPr>
            </w:pPr>
            <w:r w:rsidRPr="001E01CD">
              <w:rPr>
                <w:b/>
              </w:rPr>
              <w:t>Limits for Compact and Non-Compact Unbraced Length</w:t>
            </w:r>
          </w:p>
        </w:tc>
      </w:tr>
      <w:tr w:rsidR="00F25B3F" w:rsidRPr="001E01CD" w14:paraId="6B408E45" w14:textId="77777777" w:rsidTr="001E01CD">
        <w:trPr>
          <w:jc w:val="center"/>
        </w:trPr>
        <w:tc>
          <w:tcPr>
            <w:tcW w:w="8100" w:type="dxa"/>
            <w:vAlign w:val="center"/>
          </w:tcPr>
          <w:p w14:paraId="7372E0C0" w14:textId="476BF516" w:rsidR="00F25B3F" w:rsidRPr="001E01CD" w:rsidRDefault="005C186C" w:rsidP="00CC43C5">
            <w:pPr>
              <w:spacing w:before="240" w:after="240"/>
            </w:pPr>
            <m:oMathPara>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p</m:t>
                    </m:r>
                  </m:sub>
                </m:sSub>
                <m:r>
                  <m:rPr>
                    <m:sty m:val="p"/>
                  </m:rPr>
                  <w:rPr>
                    <w:rFonts w:ascii="Cambria Math" w:hAnsi="Cambria Math"/>
                  </w:rPr>
                  <m:t>= 1.0</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m:t>
                    </m:r>
                  </m:sub>
                </m:sSub>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s</m:t>
                            </m:r>
                          </m:sub>
                        </m:sSub>
                      </m:num>
                      <m:den>
                        <m:sSub>
                          <m:sSubPr>
                            <m:ctrlPr>
                              <w:rPr>
                                <w:rFonts w:ascii="Cambria Math" w:hAnsi="Cambria Math"/>
                              </w:rPr>
                            </m:ctrlPr>
                          </m:sSubPr>
                          <m:e>
                            <m:r>
                              <m:rPr>
                                <m:sty m:val="p"/>
                              </m:rPr>
                              <w:rPr>
                                <w:rFonts w:ascii="Cambria Math" w:hAnsi="Cambria Math"/>
                              </w:rPr>
                              <m:t>F</m:t>
                            </m:r>
                          </m:e>
                          <m:sub>
                            <m:r>
                              <m:rPr>
                                <m:sty m:val="p"/>
                              </m:rPr>
                              <w:rPr>
                                <w:rFonts w:ascii="Cambria Math" w:hAnsi="Cambria Math"/>
                              </w:rPr>
                              <m:t>yc</m:t>
                            </m:r>
                          </m:sub>
                        </m:sSub>
                      </m:den>
                    </m:f>
                  </m:e>
                </m:rad>
              </m:oMath>
            </m:oMathPara>
          </w:p>
          <w:p w14:paraId="192508CF" w14:textId="27DACB3F" w:rsidR="00F25B3F" w:rsidRPr="001E01CD" w:rsidRDefault="005C186C" w:rsidP="00CC43C5">
            <w:pPr>
              <w:spacing w:before="120" w:after="120"/>
            </w:pPr>
            <m:oMathPara>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p</m:t>
                    </m:r>
                  </m:sub>
                </m:sSub>
                <m:r>
                  <m:rPr>
                    <m:sty m:val="p"/>
                  </m:rPr>
                  <w:rPr>
                    <w:rFonts w:ascii="Cambria Math" w:hAnsi="Cambria Math"/>
                  </w:rPr>
                  <m:t>=Limit for compact unbraced length</m:t>
                </m:r>
              </m:oMath>
            </m:oMathPara>
          </w:p>
          <w:p w14:paraId="05667390" w14:textId="1317F0BC" w:rsidR="00F25B3F" w:rsidRPr="001E01CD" w:rsidRDefault="005C186C" w:rsidP="00CC43C5">
            <w:pPr>
              <w:spacing w:before="120" w:after="120"/>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=effective radius of gyration for la</m:t>
                </m:r>
                <m:r>
                  <m:rPr>
                    <m:sty m:val="p"/>
                  </m:rPr>
                  <w:rPr>
                    <w:rFonts w:ascii="Cambria Math" w:hAnsi="Cambria Math" w:cs="Cambria Math"/>
                  </w:rPr>
                  <m:t>t</m:t>
                </m:r>
                <m:r>
                  <m:rPr>
                    <m:sty m:val="p"/>
                  </m:rPr>
                  <w:rPr>
                    <w:rFonts w:ascii="Cambria Math" w:hAnsi="Cambria Math"/>
                  </w:rPr>
                  <m:t>eral torsional buckling</m:t>
                </m:r>
              </m:oMath>
            </m:oMathPara>
          </w:p>
          <w:p w14:paraId="7126D990" w14:textId="0C637F02" w:rsidR="00EA1711" w:rsidRPr="001E01CD" w:rsidRDefault="005C186C" w:rsidP="00CC43C5">
            <w:pPr>
              <w:spacing w:before="120" w:after="120"/>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m:rPr>
                            <m:sty m:val="p"/>
                          </m:rPr>
                          <w:rPr>
                            <w:rFonts w:ascii="Cambria Math" w:hAnsi="Cambria Math"/>
                          </w:rPr>
                          <m:t>fc</m:t>
                        </m:r>
                      </m:sub>
                    </m:sSub>
                  </m:num>
                  <m:den>
                    <m:rad>
                      <m:radPr>
                        <m:degHide m:val="1"/>
                        <m:ctrlPr>
                          <w:rPr>
                            <w:rFonts w:ascii="Cambria Math" w:hAnsi="Cambria Math"/>
                          </w:rPr>
                        </m:ctrlPr>
                      </m:radPr>
                      <m:deg/>
                      <m:e>
                        <m:r>
                          <m:rPr>
                            <m:sty m:val="p"/>
                          </m:rPr>
                          <w:rPr>
                            <w:rFonts w:ascii="Cambria Math" w:hAnsi="Cambria Math"/>
                          </w:rPr>
                          <m:t>12</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c</m:t>
                                    </m:r>
                                  </m:sub>
                                </m:sSub>
                                <m:sSub>
                                  <m:sSubPr>
                                    <m:ctrlPr>
                                      <w:rPr>
                                        <w:rFonts w:ascii="Cambria Math" w:hAnsi="Cambria Math"/>
                                      </w:rPr>
                                    </m:ctrlPr>
                                  </m:sSubPr>
                                  <m:e>
                                    <m:r>
                                      <m:rPr>
                                        <m:sty m:val="p"/>
                                      </m:rPr>
                                      <w:rPr>
                                        <w:rFonts w:ascii="Cambria Math" w:hAnsi="Cambria Math"/>
                                      </w:rPr>
                                      <m:t xml:space="preserve"> t</m:t>
                                    </m:r>
                                  </m:e>
                                  <m:sub>
                                    <m:r>
                                      <m:rPr>
                                        <m:sty m:val="p"/>
                                      </m:rPr>
                                      <w:rPr>
                                        <w:rFonts w:ascii="Cambria Math" w:hAnsi="Cambria Math"/>
                                      </w:rPr>
                                      <m:t>w</m:t>
                                    </m:r>
                                  </m:sub>
                                </m:sSub>
                              </m:num>
                              <m:den>
                                <m:sSub>
                                  <m:sSubPr>
                                    <m:ctrlPr>
                                      <w:rPr>
                                        <w:rFonts w:ascii="Cambria Math" w:hAnsi="Cambria Math"/>
                                      </w:rPr>
                                    </m:ctrlPr>
                                  </m:sSubPr>
                                  <m:e>
                                    <m:r>
                                      <m:rPr>
                                        <m:sty m:val="p"/>
                                      </m:rPr>
                                      <w:rPr>
                                        <w:rFonts w:ascii="Cambria Math" w:hAnsi="Cambria Math"/>
                                      </w:rPr>
                                      <m:t>b</m:t>
                                    </m:r>
                                  </m:e>
                                  <m:sub>
                                    <m:r>
                                      <m:rPr>
                                        <m:sty m:val="p"/>
                                      </m:rPr>
                                      <w:rPr>
                                        <w:rFonts w:ascii="Cambria Math" w:hAnsi="Cambria Math"/>
                                      </w:rPr>
                                      <m:t>fc</m:t>
                                    </m:r>
                                  </m:sub>
                                </m:sSub>
                                <m:sSub>
                                  <m:sSubPr>
                                    <m:ctrlPr>
                                      <w:rPr>
                                        <w:rFonts w:ascii="Cambria Math" w:hAnsi="Cambria Math"/>
                                      </w:rPr>
                                    </m:ctrlPr>
                                  </m:sSubPr>
                                  <m:e>
                                    <m:r>
                                      <m:rPr>
                                        <m:sty m:val="p"/>
                                      </m:rPr>
                                      <w:rPr>
                                        <w:rFonts w:ascii="Cambria Math" w:hAnsi="Cambria Math"/>
                                      </w:rPr>
                                      <m:t xml:space="preserve"> t</m:t>
                                    </m:r>
                                  </m:e>
                                  <m:sub>
                                    <m:r>
                                      <m:rPr>
                                        <m:sty m:val="p"/>
                                      </m:rPr>
                                      <w:rPr>
                                        <w:rFonts w:ascii="Cambria Math" w:hAnsi="Cambria Math"/>
                                      </w:rPr>
                                      <m:t>fc</m:t>
                                    </m:r>
                                  </m:sub>
                                </m:sSub>
                              </m:den>
                            </m:f>
                          </m:e>
                        </m:d>
                      </m:e>
                    </m:rad>
                  </m:den>
                </m:f>
              </m:oMath>
            </m:oMathPara>
          </w:p>
          <w:p w14:paraId="7A79813C" w14:textId="1277C087" w:rsidR="00B23851" w:rsidRPr="001E01CD" w:rsidRDefault="005C186C" w:rsidP="00CC43C5">
            <w:pPr>
              <w:spacing w:before="120" w:after="120"/>
            </w:pPr>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c</m:t>
                    </m:r>
                  </m:sub>
                </m:sSub>
                <m:r>
                  <m:rPr>
                    <m:sty m:val="p"/>
                  </m:rPr>
                  <w:rPr>
                    <w:rFonts w:ascii="Cambria Math" w:hAnsi="Cambria Math"/>
                  </w:rPr>
                  <m:t xml:space="preserve">=Depth of web in compression in elastic range of the non-composite section </m:t>
                </m:r>
              </m:oMath>
            </m:oMathPara>
          </w:p>
          <w:p w14:paraId="051755BB" w14:textId="1F997239" w:rsidR="00466195" w:rsidRPr="001E01CD" w:rsidRDefault="005C186C" w:rsidP="00CC43C5">
            <w:pPr>
              <w:spacing w:before="120" w:after="120"/>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=Thickness of th</m:t>
                </m:r>
                <m:r>
                  <m:rPr>
                    <m:sty m:val="p"/>
                  </m:rPr>
                  <w:rPr>
                    <w:rFonts w:ascii="Cambria Math" w:hAnsi="Cambria Math" w:cs="Cambria Math"/>
                  </w:rPr>
                  <m:t>e</m:t>
                </m:r>
                <m:r>
                  <m:rPr>
                    <m:sty m:val="p"/>
                  </m:rPr>
                  <w:rPr>
                    <w:rFonts w:ascii="Cambria Math" w:hAnsi="Cambria Math"/>
                  </w:rPr>
                  <m:t xml:space="preserve"> web</m:t>
                </m:r>
              </m:oMath>
            </m:oMathPara>
          </w:p>
        </w:tc>
      </w:tr>
      <w:tr w:rsidR="00F25B3F" w:rsidRPr="001E01CD" w14:paraId="6537AD5E" w14:textId="77777777" w:rsidTr="001E01CD">
        <w:trPr>
          <w:jc w:val="center"/>
        </w:trPr>
        <w:tc>
          <w:tcPr>
            <w:tcW w:w="8100" w:type="dxa"/>
            <w:vAlign w:val="center"/>
          </w:tcPr>
          <w:p w14:paraId="3DFAC3AA" w14:textId="24D8D997" w:rsidR="00EA1711" w:rsidRPr="001E01CD" w:rsidRDefault="005C186C" w:rsidP="00CC43C5">
            <w:pPr>
              <w:spacing w:before="240" w:after="240"/>
            </w:pPr>
            <m:oMathPara>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p</m:t>
                    </m:r>
                  </m:sub>
                </m:sSub>
                <m:r>
                  <m:rPr>
                    <m:sty m:val="p"/>
                  </m:rPr>
                  <w:rPr>
                    <w:rFonts w:ascii="Cambria Math" w:hAnsi="Cambria Math"/>
                  </w:rPr>
                  <m:t xml:space="preserve">= π </m:t>
                </m:r>
                <m:sSub>
                  <m:sSubPr>
                    <m:ctrlPr>
                      <w:rPr>
                        <w:rFonts w:ascii="Cambria Math" w:hAnsi="Cambria Math"/>
                      </w:rPr>
                    </m:ctrlPr>
                  </m:sSubPr>
                  <m:e>
                    <m:r>
                      <w:rPr>
                        <w:rFonts w:ascii="Cambria Math" w:hAnsi="Cambria Math"/>
                      </w:rPr>
                      <m:t>r</m:t>
                    </m:r>
                  </m:e>
                  <m:sub>
                    <m:r>
                      <w:rPr>
                        <w:rFonts w:ascii="Cambria Math" w:hAnsi="Cambria Math"/>
                      </w:rPr>
                      <m:t>t</m:t>
                    </m:r>
                  </m:sub>
                </m:sSub>
                <m:rad>
                  <m:radPr>
                    <m:degHide m:val="1"/>
                    <m:ctrlPr>
                      <w:rPr>
                        <w:rFonts w:ascii="Cambria Math" w:hAnsi="Cambria Math"/>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yc</m:t>
                            </m:r>
                          </m:sub>
                        </m:sSub>
                      </m:den>
                    </m:f>
                  </m:e>
                </m:rad>
              </m:oMath>
            </m:oMathPara>
          </w:p>
          <w:p w14:paraId="560A53A4" w14:textId="0515FE5E" w:rsidR="00F25B3F" w:rsidRPr="001E01CD" w:rsidRDefault="005C186C" w:rsidP="00CC43C5">
            <w:pPr>
              <w:spacing w:before="120" w:after="120"/>
            </w:pPr>
            <m:oMathPara>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p</m:t>
                    </m:r>
                  </m:sub>
                </m:sSub>
                <m:r>
                  <m:rPr>
                    <m:sty m:val="p"/>
                  </m:rPr>
                  <w:rPr>
                    <w:rFonts w:ascii="Cambria Math" w:hAnsi="Cambria Math"/>
                  </w:rPr>
                  <m:t>=Limit for non-compact unbraced length</m:t>
                </m:r>
              </m:oMath>
            </m:oMathPara>
          </w:p>
        </w:tc>
      </w:tr>
    </w:tbl>
    <w:p w14:paraId="1D1BA5A7" w14:textId="35CBFA45" w:rsidR="00F74AE5" w:rsidRPr="001E01CD" w:rsidRDefault="00F74AE5" w:rsidP="00CC43C5">
      <w:pPr>
        <w:ind w:left="720"/>
      </w:pPr>
    </w:p>
    <w:p w14:paraId="6D4CE7EE" w14:textId="714F057C" w:rsidR="00466195" w:rsidRPr="001E01CD" w:rsidRDefault="00466195" w:rsidP="00CC43C5">
      <w:pPr>
        <w:ind w:left="720"/>
      </w:pPr>
      <w:r w:rsidRPr="001E01CD">
        <w:t xml:space="preserve">The LTB resistances for a compact, non-compact, and slender unbraced length are given by </w:t>
      </w:r>
      <w:r w:rsidR="00441F04" w:rsidRPr="001E01CD">
        <w:t>Equation</w:t>
      </w:r>
      <w:r w:rsidRPr="001E01CD">
        <w:t>s 28, 29, and 30 respectively.</w:t>
      </w:r>
    </w:p>
    <w:tbl>
      <w:tblPr>
        <w:tblStyle w:val="TableGrid"/>
        <w:tblW w:w="86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643"/>
      </w:tblGrid>
      <w:tr w:rsidR="00466195" w:rsidRPr="001E01CD" w14:paraId="4F9BF10B" w14:textId="77777777" w:rsidTr="005F50F4">
        <w:trPr>
          <w:trHeight w:val="795"/>
        </w:trPr>
        <w:tc>
          <w:tcPr>
            <w:tcW w:w="8067" w:type="dxa"/>
            <w:vAlign w:val="center"/>
          </w:tcPr>
          <w:p w14:paraId="77E520EB" w14:textId="6C0552EF" w:rsidR="00466195" w:rsidRPr="001E01CD" w:rsidRDefault="005C186C" w:rsidP="001E01CD">
            <w:pPr>
              <w:spacing w:before="240" w:after="240"/>
              <w:jc w:val="center"/>
              <w:rPr>
                <w:i/>
              </w:rPr>
            </w:pPr>
            <m:oMathPara>
              <m:oMath>
                <m:sSub>
                  <m:sSubPr>
                    <m:ctrlPr>
                      <w:rPr>
                        <w:rFonts w:ascii="Cambria Math" w:hAnsi="Cambria Math"/>
                        <w:i/>
                      </w:rPr>
                    </m:ctrlPr>
                  </m:sSubPr>
                  <m:e>
                    <m:r>
                      <w:rPr>
                        <w:rFonts w:ascii="Cambria Math" w:hAnsi="Cambria Math"/>
                      </w:rPr>
                      <m:t>F</m:t>
                    </m:r>
                  </m:e>
                  <m:sub>
                    <m:r>
                      <w:rPr>
                        <w:rFonts w:ascii="Cambria Math" w:hAnsi="Cambria Math"/>
                      </w:rPr>
                      <m:t>LT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R</m:t>
                    </m:r>
                  </m:e>
                  <m:sub>
                    <m:r>
                      <w:rPr>
                        <w:rFonts w:ascii="Cambria Math" w:hAnsi="Cambria Math"/>
                      </w:rPr>
                      <m:t>h</m:t>
                    </m:r>
                  </m:sub>
                </m:sSub>
                <m:sSub>
                  <m:sSubPr>
                    <m:ctrlPr>
                      <w:rPr>
                        <w:rFonts w:ascii="Cambria Math" w:hAnsi="Cambria Math"/>
                        <w:i/>
                      </w:rPr>
                    </m:ctrlPr>
                  </m:sSubPr>
                  <m:e>
                    <m:r>
                      <w:rPr>
                        <w:rFonts w:ascii="Cambria Math" w:hAnsi="Cambria Math"/>
                      </w:rPr>
                      <m:t>F</m:t>
                    </m:r>
                  </m:e>
                  <m:sub>
                    <m:r>
                      <w:rPr>
                        <w:rFonts w:ascii="Cambria Math" w:hAnsi="Cambria Math"/>
                      </w:rPr>
                      <m:t>yc</m:t>
                    </m:r>
                  </m:sub>
                </m:sSub>
                <m:r>
                  <w:rPr>
                    <w:rFonts w:ascii="Cambria Math" w:hAnsi="Cambria Math"/>
                  </w:rPr>
                  <m:t xml:space="preserve">       </m:t>
                </m:r>
                <m:r>
                  <m:rPr>
                    <m:sty m:val="p"/>
                  </m:rPr>
                  <w:rPr>
                    <w:rFonts w:ascii="Cambria Math" w:hAnsi="Cambria Math"/>
                  </w:rPr>
                  <m:t xml:space="preserve">if  </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p</m:t>
                    </m:r>
                  </m:sub>
                </m:sSub>
                <m:r>
                  <m:rPr>
                    <m:sty m:val="p"/>
                  </m:rPr>
                  <w:rPr>
                    <w:rFonts w:ascii="Cambria Math" w:hAnsi="Cambria Math"/>
                  </w:rPr>
                  <m:t xml:space="preserve">  (Compact)</m:t>
                </m:r>
              </m:oMath>
            </m:oMathPara>
          </w:p>
        </w:tc>
        <w:tc>
          <w:tcPr>
            <w:tcW w:w="573" w:type="dxa"/>
            <w:vAlign w:val="center"/>
          </w:tcPr>
          <w:p w14:paraId="2C2CD960" w14:textId="3AABAD38" w:rsidR="00466195" w:rsidRPr="001E01CD" w:rsidRDefault="00466195" w:rsidP="00CC43C5">
            <w:pPr>
              <w:spacing w:before="240" w:after="240"/>
            </w:pPr>
            <w:r w:rsidRPr="001E01CD">
              <w:t>(28)</w:t>
            </w:r>
          </w:p>
        </w:tc>
      </w:tr>
      <w:tr w:rsidR="00466195" w:rsidRPr="001E01CD" w14:paraId="61ECF3C4" w14:textId="77777777" w:rsidTr="005F50F4">
        <w:trPr>
          <w:trHeight w:val="795"/>
        </w:trPr>
        <w:tc>
          <w:tcPr>
            <w:tcW w:w="8067" w:type="dxa"/>
            <w:vAlign w:val="center"/>
          </w:tcPr>
          <w:p w14:paraId="4F7035C6" w14:textId="77777777" w:rsidR="001E01CD" w:rsidRPr="001E01CD" w:rsidRDefault="005C186C" w:rsidP="00CC43C5">
            <w:pPr>
              <w:spacing w:before="240" w:after="240"/>
              <w:rPr>
                <w:rFonts w:eastAsiaTheme="minorEastAsia" w:cstheme="minorBidi"/>
              </w:rPr>
            </w:pPr>
            <m:oMathPara>
              <m:oMath>
                <m:sSub>
                  <m:sSubPr>
                    <m:ctrlPr>
                      <w:rPr>
                        <w:rFonts w:ascii="Cambria Math" w:hAnsi="Cambria Math"/>
                        <w:i/>
                      </w:rPr>
                    </m:ctrlPr>
                  </m:sSubPr>
                  <m:e>
                    <m:r>
                      <w:rPr>
                        <w:rFonts w:ascii="Cambria Math" w:hAnsi="Cambria Math"/>
                      </w:rPr>
                      <m:t>F</m:t>
                    </m:r>
                  </m:e>
                  <m:sub>
                    <m:r>
                      <w:rPr>
                        <w:rFonts w:ascii="Cambria Math" w:hAnsi="Cambria Math"/>
                      </w:rPr>
                      <m:t>LT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b</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yr</m:t>
                                    </m:r>
                                  </m:sub>
                                </m:sSub>
                              </m:num>
                              <m:den>
                                <m:sSub>
                                  <m:sSubPr>
                                    <m:ctrlPr>
                                      <w:rPr>
                                        <w:rFonts w:ascii="Cambria Math" w:hAnsi="Cambria Math"/>
                                        <w:i/>
                                      </w:rPr>
                                    </m:ctrlPr>
                                  </m:sSubPr>
                                  <m:e>
                                    <m:r>
                                      <w:rPr>
                                        <w:rFonts w:ascii="Cambria Math" w:hAnsi="Cambria Math"/>
                                      </w:rPr>
                                      <m:t>R</m:t>
                                    </m:r>
                                  </m:e>
                                  <m:sub>
                                    <m:r>
                                      <w:rPr>
                                        <w:rFonts w:ascii="Cambria Math" w:hAnsi="Cambria Math"/>
                                      </w:rPr>
                                      <m:t>h</m:t>
                                    </m:r>
                                  </m:sub>
                                </m:sSub>
                                <m:sSub>
                                  <m:sSubPr>
                                    <m:ctrlPr>
                                      <w:rPr>
                                        <w:rFonts w:ascii="Cambria Math" w:hAnsi="Cambria Math"/>
                                        <w:i/>
                                      </w:rPr>
                                    </m:ctrlPr>
                                  </m:sSubPr>
                                  <m:e>
                                    <m:r>
                                      <w:rPr>
                                        <w:rFonts w:ascii="Cambria Math" w:hAnsi="Cambria Math"/>
                                      </w:rPr>
                                      <m:t>F</m:t>
                                    </m:r>
                                  </m:e>
                                  <m:sub>
                                    <m:r>
                                      <w:rPr>
                                        <w:rFonts w:ascii="Cambria Math" w:hAnsi="Cambria Math"/>
                                      </w:rPr>
                                      <m:t>yc</m:t>
                                    </m:r>
                                  </m:sub>
                                </m:sSub>
                              </m:den>
                            </m:f>
                          </m:e>
                        </m:d>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p</m:t>
                                    </m:r>
                                  </m:sub>
                                </m:sSub>
                              </m:num>
                              <m:den>
                                <m:sSub>
                                  <m:sSubPr>
                                    <m:ctrlPr>
                                      <w:rPr>
                                        <w:rFonts w:ascii="Cambria Math" w:hAnsi="Cambria Math"/>
                                      </w:rPr>
                                    </m:ctrlPr>
                                  </m:sSubPr>
                                  <m:e>
                                    <m:r>
                                      <m:rPr>
                                        <m:sty m:val="p"/>
                                      </m:rPr>
                                      <w:rPr>
                                        <w:rFonts w:ascii="Cambria Math" w:hAnsi="Cambria Math"/>
                                      </w:rPr>
                                      <m:t>L</m:t>
                                    </m:r>
                                  </m:e>
                                  <m:sub>
                                    <m:r>
                                      <m:rPr>
                                        <m:sty m:val="p"/>
                                      </m:rPr>
                                      <w:rPr>
                                        <w:rFonts w:ascii="Cambria Math" w:hAnsi="Cambria Math"/>
                                      </w:rPr>
                                      <m:t>r</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p</m:t>
                                    </m:r>
                                  </m:sub>
                                </m:sSub>
                              </m:den>
                            </m:f>
                          </m:e>
                        </m:d>
                      </m:e>
                    </m:d>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R</m:t>
                    </m:r>
                  </m:e>
                  <m:sub>
                    <m:r>
                      <w:rPr>
                        <w:rFonts w:ascii="Cambria Math" w:hAnsi="Cambria Math"/>
                      </w:rPr>
                      <m:t>h</m:t>
                    </m:r>
                  </m:sub>
                </m:sSub>
                <m:sSub>
                  <m:sSubPr>
                    <m:ctrlPr>
                      <w:rPr>
                        <w:rFonts w:ascii="Cambria Math" w:hAnsi="Cambria Math"/>
                        <w:i/>
                      </w:rPr>
                    </m:ctrlPr>
                  </m:sSubPr>
                  <m:e>
                    <m:r>
                      <w:rPr>
                        <w:rFonts w:ascii="Cambria Math" w:hAnsi="Cambria Math"/>
                      </w:rPr>
                      <m:t>F</m:t>
                    </m:r>
                  </m:e>
                  <m:sub>
                    <m:r>
                      <w:rPr>
                        <w:rFonts w:ascii="Cambria Math" w:hAnsi="Cambria Math"/>
                      </w:rPr>
                      <m:t>yc</m:t>
                    </m:r>
                  </m:sub>
                </m:sSub>
                <m:r>
                  <w:rPr>
                    <w:rFonts w:ascii="Cambria Math" w:hAnsi="Cambria Math"/>
                  </w:rPr>
                  <m:t xml:space="preserve">  </m:t>
                </m:r>
                <m:r>
                  <m:rPr>
                    <m:sty m:val="p"/>
                  </m:rPr>
                  <w:rPr>
                    <w:rFonts w:ascii="Cambria Math" w:hAnsi="Cambria Math"/>
                  </w:rPr>
                  <m:t xml:space="preserve">    </m:t>
                </m:r>
              </m:oMath>
            </m:oMathPara>
          </w:p>
          <w:p w14:paraId="2C7B238A" w14:textId="660EBED2" w:rsidR="00466195" w:rsidRPr="001E01CD" w:rsidRDefault="0016594C" w:rsidP="001E01CD">
            <w:pPr>
              <w:spacing w:before="240" w:after="240"/>
              <w:jc w:val="center"/>
              <w:rPr>
                <w:rFonts w:ascii="Calibri" w:eastAsia="Calibri" w:hAnsi="Calibri"/>
                <w:i/>
              </w:rPr>
            </w:pPr>
            <m:oMathPara>
              <m:oMath>
                <m:r>
                  <m:rPr>
                    <m:sty m:val="p"/>
                  </m:rPr>
                  <w:rPr>
                    <w:rFonts w:ascii="Cambria Math" w:hAnsi="Cambria Math"/>
                  </w:rPr>
                  <m:t xml:space="preserve">if  </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p</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r</m:t>
                    </m:r>
                  </m:sub>
                </m:sSub>
                <m:r>
                  <m:rPr>
                    <m:sty m:val="p"/>
                  </m:rPr>
                  <w:rPr>
                    <w:rFonts w:ascii="Cambria Math" w:hAnsi="Cambria Math"/>
                  </w:rPr>
                  <m:t xml:space="preserve">  (Non-Compact)</m:t>
                </m:r>
              </m:oMath>
            </m:oMathPara>
          </w:p>
        </w:tc>
        <w:tc>
          <w:tcPr>
            <w:tcW w:w="573" w:type="dxa"/>
            <w:vAlign w:val="center"/>
          </w:tcPr>
          <w:p w14:paraId="0B0F383B" w14:textId="7B32BB5D" w:rsidR="00466195" w:rsidRPr="001E01CD" w:rsidRDefault="00466195" w:rsidP="00CC43C5">
            <w:pPr>
              <w:spacing w:before="240" w:after="240"/>
            </w:pPr>
            <w:r w:rsidRPr="001E01CD">
              <w:t>(29)</w:t>
            </w:r>
          </w:p>
        </w:tc>
      </w:tr>
      <w:tr w:rsidR="00466195" w:rsidRPr="001E01CD" w14:paraId="018BF0AA" w14:textId="77777777" w:rsidTr="005F50F4">
        <w:trPr>
          <w:trHeight w:val="795"/>
        </w:trPr>
        <w:tc>
          <w:tcPr>
            <w:tcW w:w="8067" w:type="dxa"/>
            <w:vAlign w:val="center"/>
          </w:tcPr>
          <w:p w14:paraId="29312FC6" w14:textId="4CD8DE05" w:rsidR="00466195" w:rsidRPr="001E01CD" w:rsidRDefault="005C186C" w:rsidP="00CC43C5">
            <w:pPr>
              <w:spacing w:before="240" w:after="240"/>
              <w:rPr>
                <w:rFonts w:ascii="Calibri" w:eastAsia="Calibri" w:hAnsi="Calibri"/>
              </w:rPr>
            </w:pPr>
            <m:oMathPara>
              <m:oMath>
                <m:sSub>
                  <m:sSubPr>
                    <m:ctrlPr>
                      <w:rPr>
                        <w:rFonts w:ascii="Cambria Math" w:hAnsi="Cambria Math"/>
                        <w:i/>
                      </w:rPr>
                    </m:ctrlPr>
                  </m:sSubPr>
                  <m:e>
                    <m:r>
                      <w:rPr>
                        <w:rFonts w:ascii="Cambria Math" w:hAnsi="Cambria Math"/>
                      </w:rPr>
                      <m:t>F</m:t>
                    </m:r>
                  </m:e>
                  <m:sub>
                    <m:r>
                      <w:rPr>
                        <w:rFonts w:ascii="Cambria Math" w:hAnsi="Cambria Math"/>
                      </w:rPr>
                      <m:t>LT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cr</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R</m:t>
                    </m:r>
                  </m:e>
                  <m:sub>
                    <m:r>
                      <w:rPr>
                        <w:rFonts w:ascii="Cambria Math" w:hAnsi="Cambria Math"/>
                      </w:rPr>
                      <m:t>h</m:t>
                    </m:r>
                  </m:sub>
                </m:sSub>
                <m:sSub>
                  <m:sSubPr>
                    <m:ctrlPr>
                      <w:rPr>
                        <w:rFonts w:ascii="Cambria Math" w:hAnsi="Cambria Math"/>
                        <w:i/>
                      </w:rPr>
                    </m:ctrlPr>
                  </m:sSubPr>
                  <m:e>
                    <m:r>
                      <w:rPr>
                        <w:rFonts w:ascii="Cambria Math" w:hAnsi="Cambria Math"/>
                      </w:rPr>
                      <m:t>F</m:t>
                    </m:r>
                  </m:e>
                  <m:sub>
                    <m:r>
                      <w:rPr>
                        <w:rFonts w:ascii="Cambria Math" w:hAnsi="Cambria Math"/>
                      </w:rPr>
                      <m:t>yc</m:t>
                    </m:r>
                  </m:sub>
                </m:sSub>
                <m:r>
                  <w:rPr>
                    <w:rFonts w:ascii="Cambria Math" w:hAnsi="Cambria Math"/>
                  </w:rPr>
                  <m:t xml:space="preserve">       </m:t>
                </m:r>
                <m:r>
                  <m:rPr>
                    <m:sty m:val="p"/>
                  </m:rPr>
                  <w:rPr>
                    <w:rFonts w:ascii="Cambria Math" w:hAnsi="Cambria Math"/>
                  </w:rPr>
                  <m:t xml:space="preserve">if  </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 xml:space="preserve"> &gt; </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r</m:t>
                    </m:r>
                  </m:sub>
                </m:sSub>
                <m:r>
                  <m:rPr>
                    <m:sty m:val="p"/>
                  </m:rPr>
                  <w:rPr>
                    <w:rFonts w:ascii="Cambria Math" w:hAnsi="Cambria Math"/>
                  </w:rPr>
                  <m:t xml:space="preserve">  (Slender)</m:t>
                </m:r>
              </m:oMath>
            </m:oMathPara>
          </w:p>
        </w:tc>
        <w:tc>
          <w:tcPr>
            <w:tcW w:w="573" w:type="dxa"/>
            <w:vAlign w:val="center"/>
          </w:tcPr>
          <w:p w14:paraId="5F0297F1" w14:textId="580E0807" w:rsidR="00466195" w:rsidRPr="001E01CD" w:rsidRDefault="00466195" w:rsidP="00CC43C5">
            <w:pPr>
              <w:spacing w:before="240" w:after="240"/>
            </w:pPr>
            <w:r w:rsidRPr="001E01CD">
              <w:t>(30)</w:t>
            </w:r>
          </w:p>
        </w:tc>
      </w:tr>
      <w:tr w:rsidR="003F644B" w:rsidRPr="001E01CD" w14:paraId="3893ADC1" w14:textId="77777777" w:rsidTr="005F50F4">
        <w:trPr>
          <w:trHeight w:val="795"/>
        </w:trPr>
        <w:tc>
          <w:tcPr>
            <w:tcW w:w="8067" w:type="dxa"/>
            <w:vAlign w:val="center"/>
          </w:tcPr>
          <w:p w14:paraId="703629B4" w14:textId="3950AF11" w:rsidR="003F644B" w:rsidRPr="001E01CD" w:rsidRDefault="005C186C" w:rsidP="00CC43C5">
            <w:pPr>
              <w:spacing w:before="240" w:after="240"/>
              <w:rPr>
                <w:rFonts w:ascii="Calibri" w:eastAsia="Calibri" w:hAnsi="Calibri"/>
              </w:rPr>
            </w:pPr>
            <m:oMathPara>
              <m:oMath>
                <m:sSub>
                  <m:sSubPr>
                    <m:ctrlPr>
                      <w:rPr>
                        <w:rFonts w:ascii="Cambria Math" w:hAnsi="Cambria Math"/>
                        <w:i/>
                      </w:rPr>
                    </m:ctrlPr>
                  </m:sSubPr>
                  <m:e>
                    <m:r>
                      <w:rPr>
                        <w:rFonts w:ascii="Cambria Math" w:hAnsi="Cambria Math"/>
                      </w:rPr>
                      <m:t>F</m:t>
                    </m:r>
                  </m:e>
                  <m:sub>
                    <m:r>
                      <w:rPr>
                        <w:rFonts w:ascii="Cambria Math" w:hAnsi="Cambria Math"/>
                      </w:rPr>
                      <m:t>cr</m:t>
                    </m:r>
                  </m:sub>
                </m:sSub>
                <m:r>
                  <w:rPr>
                    <w:rFonts w:ascii="Cambria Math" w:hAnsi="Cambria Math"/>
                  </w:rPr>
                  <m:t>=elastic lateral torsional bucklin</m:t>
                </m:r>
                <m:r>
                  <w:rPr>
                    <w:rFonts w:ascii="Cambria Math" w:hAnsi="Cambria Math" w:cs="Cambria Math"/>
                  </w:rPr>
                  <m:t>g</m:t>
                </m:r>
                <m:r>
                  <w:rPr>
                    <w:rFonts w:ascii="Cambria Math" w:hAnsi="Cambria Math"/>
                  </w:rPr>
                  <m:t xml:space="preserve"> stress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r>
                              <w:rPr>
                                <w:rFonts w:ascii="Cambria Math" w:hAnsi="Cambria Math"/>
                              </w:rPr>
                              <m:t>in</m:t>
                            </m:r>
                          </m:e>
                          <m:sup>
                            <m:r>
                              <w:rPr>
                                <w:rFonts w:ascii="Cambria Math" w:hAnsi="Cambria Math"/>
                              </w:rPr>
                              <m:t>2</m:t>
                            </m:r>
                          </m:sup>
                        </m:sSup>
                      </m:den>
                    </m:f>
                  </m:e>
                </m:d>
                <m:r>
                  <w:rPr>
                    <w:rFonts w:ascii="Cambria Math" w:hAnsi="Cambria Math"/>
                  </w:rPr>
                  <m:t xml:space="preserve"> </m:t>
                </m:r>
              </m:oMath>
            </m:oMathPara>
          </w:p>
          <w:p w14:paraId="6E5D94D1" w14:textId="6FD78B84" w:rsidR="00A533B2" w:rsidRPr="001E01CD" w:rsidRDefault="005C186C" w:rsidP="00CC43C5">
            <w:pPr>
              <w:spacing w:before="240" w:after="240"/>
              <w:rPr>
                <w:rFonts w:ascii="Calibri" w:eastAsia="Calibri" w:hAnsi="Calibri"/>
              </w:rPr>
            </w:pPr>
            <m:oMathPara>
              <m:oMath>
                <m:sSub>
                  <m:sSubPr>
                    <m:ctrlPr>
                      <w:rPr>
                        <w:rFonts w:ascii="Cambria Math" w:hAnsi="Cambria Math"/>
                        <w:i/>
                      </w:rPr>
                    </m:ctrlPr>
                  </m:sSubPr>
                  <m:e>
                    <m:r>
                      <w:rPr>
                        <w:rFonts w:ascii="Cambria Math" w:hAnsi="Cambria Math"/>
                      </w:rPr>
                      <m:t>F</m:t>
                    </m:r>
                  </m:e>
                  <m:sub>
                    <m:r>
                      <w:rPr>
                        <w:rFonts w:ascii="Cambria Math" w:hAnsi="Cambria Math"/>
                      </w:rPr>
                      <m:t>cr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π</m:t>
                        </m:r>
                      </m:e>
                      <m:sup>
                        <m:r>
                          <w:rPr>
                            <w:rFonts w:ascii="Cambria Math" w:hAnsi="Cambria Math"/>
                          </w:rPr>
                          <m:t>2</m:t>
                        </m:r>
                      </m:sup>
                    </m:sSup>
                    <m:sSub>
                      <m:sSubPr>
                        <m:ctrlPr>
                          <w:rPr>
                            <w:rFonts w:ascii="Cambria Math" w:hAnsi="Cambria Math"/>
                            <w:i/>
                          </w:rPr>
                        </m:ctrlPr>
                      </m:sSubPr>
                      <m:e>
                        <m:r>
                          <w:rPr>
                            <w:rFonts w:ascii="Cambria Math" w:hAnsi="Cambria Math"/>
                          </w:rPr>
                          <m:t>E</m:t>
                        </m:r>
                      </m:e>
                      <m:sub>
                        <m:r>
                          <w:rPr>
                            <w:rFonts w:ascii="Cambria Math" w:hAnsi="Cambria Math"/>
                          </w:rPr>
                          <m:t>s</m:t>
                        </m:r>
                      </m:sub>
                    </m:sSub>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t</m:t>
                                    </m:r>
                                  </m:sub>
                                </m:sSub>
                              </m:den>
                            </m:f>
                          </m:e>
                        </m:d>
                      </m:e>
                      <m:sup>
                        <m:r>
                          <w:rPr>
                            <w:rFonts w:ascii="Cambria Math" w:hAnsi="Cambria Math"/>
                          </w:rPr>
                          <m:t>2</m:t>
                        </m:r>
                      </m:sup>
                    </m:sSup>
                  </m:den>
                </m:f>
              </m:oMath>
            </m:oMathPara>
          </w:p>
          <w:p w14:paraId="08D5CFFD" w14:textId="7B051596" w:rsidR="00B705D1" w:rsidRPr="001E01CD" w:rsidRDefault="005C186C" w:rsidP="00CC43C5">
            <w:pPr>
              <w:spacing w:before="240" w:after="240"/>
              <w:rPr>
                <w:rFonts w:ascii="Calibri" w:eastAsia="Calibri" w:hAnsi="Calibri"/>
              </w:rPr>
            </w:pPr>
            <m:oMathPara>
              <m:oMath>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=Moment g</m:t>
                </m:r>
                <m:r>
                  <w:rPr>
                    <w:rFonts w:ascii="Cambria Math" w:hAnsi="Cambria Math"/>
                  </w:rPr>
                  <m:t>radient modifier=1.0</m:t>
                </m:r>
              </m:oMath>
            </m:oMathPara>
          </w:p>
        </w:tc>
        <w:tc>
          <w:tcPr>
            <w:tcW w:w="573" w:type="dxa"/>
            <w:vAlign w:val="center"/>
          </w:tcPr>
          <w:p w14:paraId="0D98C394" w14:textId="77777777" w:rsidR="003F644B" w:rsidRPr="001E01CD" w:rsidRDefault="003F644B" w:rsidP="00CC43C5">
            <w:pPr>
              <w:spacing w:before="240" w:after="240"/>
            </w:pPr>
          </w:p>
        </w:tc>
      </w:tr>
    </w:tbl>
    <w:p w14:paraId="1625B1C1" w14:textId="472F0D9A" w:rsidR="003718C2" w:rsidRPr="001E01CD" w:rsidRDefault="003718C2" w:rsidP="00CC43C5">
      <w:pPr>
        <w:ind w:left="720"/>
      </w:pPr>
      <w:r w:rsidRPr="001E01CD">
        <w:t>In some cases, a larger value of the moment gradient modifier (</w:t>
      </w:r>
      <w:proofErr w:type="spellStart"/>
      <w:r w:rsidRPr="001E01CD">
        <w:t>C</w:t>
      </w:r>
      <w:r w:rsidRPr="001E01CD">
        <w:rPr>
          <w:vertAlign w:val="subscript"/>
        </w:rPr>
        <w:t>b</w:t>
      </w:r>
      <w:proofErr w:type="spellEnd"/>
      <w:r w:rsidRPr="001E01CD">
        <w:t xml:space="preserve">) can be calculated, effectively increasing the value of LTB resistance. These guidelines assume a conservative minimum value of 1.0 for </w:t>
      </w:r>
      <w:proofErr w:type="spellStart"/>
      <w:r w:rsidRPr="001E01CD">
        <w:t>C</w:t>
      </w:r>
      <w:r w:rsidRPr="001E01CD">
        <w:rPr>
          <w:vertAlign w:val="subscript"/>
        </w:rPr>
        <w:t>b</w:t>
      </w:r>
      <w:proofErr w:type="spellEnd"/>
      <w:r w:rsidRPr="001E01CD">
        <w:t xml:space="preserve">. Refer to AASHTO LRFD Article 6.10.2.3 for the </w:t>
      </w:r>
      <w:r w:rsidR="0042364B" w:rsidRPr="001E01CD">
        <w:t>actual</w:t>
      </w:r>
      <w:r w:rsidRPr="001E01CD">
        <w:t xml:space="preserve"> calculation of </w:t>
      </w:r>
      <w:proofErr w:type="spellStart"/>
      <w:r w:rsidRPr="001E01CD">
        <w:t>C</w:t>
      </w:r>
      <w:r w:rsidRPr="001E01CD">
        <w:rPr>
          <w:vertAlign w:val="subscript"/>
        </w:rPr>
        <w:t>b</w:t>
      </w:r>
      <w:proofErr w:type="spellEnd"/>
      <w:r w:rsidRPr="001E01CD">
        <w:t>.</w:t>
      </w:r>
    </w:p>
    <w:p w14:paraId="45369289" w14:textId="6086087F" w:rsidR="00B705D1" w:rsidRPr="001E01CD" w:rsidRDefault="00B705D1" w:rsidP="00CC43C5">
      <w:pPr>
        <w:pStyle w:val="Heading5"/>
        <w:numPr>
          <w:ilvl w:val="0"/>
          <w:numId w:val="24"/>
        </w:numPr>
      </w:pPr>
      <w:r w:rsidRPr="001E01CD">
        <w:t>Determine nominal flexure resistance for the compression flange of the cross-section in negative flexure.</w:t>
      </w:r>
    </w:p>
    <w:p w14:paraId="44DFA0DF" w14:textId="2C640E47" w:rsidR="00B705D1" w:rsidRPr="001E01CD" w:rsidRDefault="00B705D1" w:rsidP="00CC43C5">
      <w:pPr>
        <w:ind w:left="720"/>
      </w:pPr>
      <w:r w:rsidRPr="001E01CD">
        <w:t xml:space="preserve">The lesser of the FLB and LTB resistances shall be taken as the nominal flexure resistance for the compression flange of the cross-section in negative flexure, as given by </w:t>
      </w:r>
      <w:r w:rsidR="00441F04" w:rsidRPr="001E01CD">
        <w:t>Equation</w:t>
      </w:r>
      <w:r w:rsidRPr="001E01CD">
        <w:t xml:space="preserve"> 31.</w:t>
      </w:r>
    </w:p>
    <w:tbl>
      <w:tblPr>
        <w:tblStyle w:val="TableGrid"/>
        <w:tblW w:w="86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643"/>
      </w:tblGrid>
      <w:tr w:rsidR="00B705D1" w:rsidRPr="001E01CD" w14:paraId="44ACD85C" w14:textId="77777777" w:rsidTr="005F50F4">
        <w:trPr>
          <w:trHeight w:val="795"/>
        </w:trPr>
        <w:tc>
          <w:tcPr>
            <w:tcW w:w="8067" w:type="dxa"/>
            <w:vAlign w:val="center"/>
          </w:tcPr>
          <w:p w14:paraId="351431A9" w14:textId="0DA80188" w:rsidR="00B705D1" w:rsidRPr="001E01CD" w:rsidRDefault="005C186C" w:rsidP="00CC43C5">
            <w:pPr>
              <w:spacing w:before="240" w:after="240"/>
              <w:rPr>
                <w:i/>
              </w:rPr>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LB</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LT</m:t>
                    </m:r>
                  </m:sub>
                </m:sSub>
                <m:r>
                  <w:rPr>
                    <w:rFonts w:ascii="Cambria Math" w:hAnsi="Cambria Math"/>
                  </w:rPr>
                  <m:t xml:space="preserve">) </m:t>
                </m:r>
              </m:oMath>
            </m:oMathPara>
          </w:p>
        </w:tc>
        <w:tc>
          <w:tcPr>
            <w:tcW w:w="573" w:type="dxa"/>
            <w:vAlign w:val="center"/>
          </w:tcPr>
          <w:p w14:paraId="62C1ECF8" w14:textId="559BF40D" w:rsidR="00B705D1" w:rsidRPr="001E01CD" w:rsidRDefault="00B705D1" w:rsidP="00CC43C5">
            <w:pPr>
              <w:spacing w:before="240" w:after="240"/>
            </w:pPr>
            <w:r w:rsidRPr="001E01CD">
              <w:t>(</w:t>
            </w:r>
            <w:r w:rsidR="00B86F51" w:rsidRPr="001E01CD">
              <w:t>31</w:t>
            </w:r>
            <w:r w:rsidRPr="001E01CD">
              <w:t>)</w:t>
            </w:r>
          </w:p>
        </w:tc>
      </w:tr>
    </w:tbl>
    <w:p w14:paraId="39F16F30" w14:textId="5DD6D389" w:rsidR="00E91022" w:rsidRPr="001E01CD" w:rsidRDefault="00E91022" w:rsidP="00CC43C5"/>
    <w:p w14:paraId="2E9764E9" w14:textId="6319B75E" w:rsidR="00EF7862" w:rsidRPr="001E01CD" w:rsidRDefault="00EF7862" w:rsidP="00CC43C5">
      <w:pPr>
        <w:pStyle w:val="Heading4"/>
        <w:spacing w:before="120"/>
      </w:pPr>
      <w:r w:rsidRPr="001E01CD">
        <w:t>Service II</w:t>
      </w:r>
      <w:r w:rsidR="00B86F51" w:rsidRPr="001E01CD">
        <w:t xml:space="preserve"> Flexure Resistance</w:t>
      </w:r>
    </w:p>
    <w:p w14:paraId="591FA8B1" w14:textId="174C201E" w:rsidR="00EF7862" w:rsidRPr="001E01CD" w:rsidRDefault="004F3CDF" w:rsidP="00CC43C5">
      <w:r w:rsidRPr="001E01CD">
        <w:rPr>
          <w:noProof/>
        </w:rPr>
        <mc:AlternateContent>
          <mc:Choice Requires="wpi">
            <w:drawing>
              <wp:anchor distT="0" distB="0" distL="114300" distR="114300" simplePos="0" relativeHeight="251671552" behindDoc="0" locked="0" layoutInCell="1" allowOverlap="1" wp14:anchorId="32FE7202" wp14:editId="01D76FFE">
                <wp:simplePos x="0" y="0"/>
                <wp:positionH relativeFrom="column">
                  <wp:posOffset>8830693</wp:posOffset>
                </wp:positionH>
                <wp:positionV relativeFrom="paragraph">
                  <wp:posOffset>1640283</wp:posOffset>
                </wp:positionV>
                <wp:extent cx="34240" cy="34240"/>
                <wp:effectExtent l="57150" t="57150" r="61595" b="61595"/>
                <wp:wrapNone/>
                <wp:docPr id="1" name="Ink 1"/>
                <wp:cNvGraphicFramePr/>
                <a:graphic xmlns:a="http://schemas.openxmlformats.org/drawingml/2006/main">
                  <a:graphicData uri="http://schemas.microsoft.com/office/word/2010/wordprocessingInk">
                    <w14:contentPart bwMode="auto" r:id="rId32">
                      <w14:nvContentPartPr>
                        <w14:cNvContentPartPr/>
                      </w14:nvContentPartPr>
                      <w14:xfrm>
                        <a:off x="0" y="0"/>
                        <a:ext cx="34240" cy="34240"/>
                      </w14:xfrm>
                    </w14:contentPart>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D2BCB5" id="Ink 1" o:spid="_x0000_s1026" type="#_x0000_t75" style="position:absolute;margin-left:694.45pt;margin-top:128.25pt;width:4.5pt;height: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">
                <v:imagedata r:id="rId33" o:title=""/>
              </v:shape>
            </w:pict>
          </mc:Fallback>
        </mc:AlternateContent>
      </w:r>
      <w:r w:rsidR="007E00CC" w:rsidRPr="001E01CD">
        <w:t xml:space="preserve">Flexural resistance for the Service II limit state is determined per the provisions of AASHTO LRFD Article 6.10.4. </w:t>
      </w:r>
      <w:r w:rsidR="00441F04" w:rsidRPr="001E01CD">
        <w:t>Equation</w:t>
      </w:r>
      <w:r w:rsidR="007E00CC" w:rsidRPr="001E01CD">
        <w:t xml:space="preserve">s </w:t>
      </w:r>
      <w:r w:rsidR="00B86F51" w:rsidRPr="001E01CD">
        <w:t xml:space="preserve">32 </w:t>
      </w:r>
      <w:r w:rsidR="007E00CC" w:rsidRPr="001E01CD">
        <w:t xml:space="preserve">and </w:t>
      </w:r>
      <w:r w:rsidR="00B86F51" w:rsidRPr="001E01CD">
        <w:t>33</w:t>
      </w:r>
      <w:r w:rsidR="007E00CC" w:rsidRPr="001E01CD">
        <w:t xml:space="preserve"> are used to determine the flexural resistance for the Service II limit state.</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7"/>
        <w:gridCol w:w="643"/>
      </w:tblGrid>
      <w:tr w:rsidR="007E00CC" w:rsidRPr="001E01CD" w14:paraId="3D94E71F" w14:textId="77777777" w:rsidTr="00704BB5">
        <w:trPr>
          <w:trHeight w:val="795"/>
        </w:trPr>
        <w:tc>
          <w:tcPr>
            <w:tcW w:w="8730" w:type="dxa"/>
            <w:vAlign w:val="center"/>
          </w:tcPr>
          <w:p w14:paraId="6BC9BA02" w14:textId="4608A9F2" w:rsidR="007E00CC" w:rsidRPr="001E01CD" w:rsidRDefault="005C186C" w:rsidP="00CC43C5">
            <w:pPr>
              <w:spacing w:before="12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0.95</m:t>
                </m:r>
                <m:sSub>
                  <m:sSubPr>
                    <m:ctrlPr>
                      <w:rPr>
                        <w:rFonts w:ascii="Cambria Math" w:hAnsi="Cambria Math"/>
                        <w:i/>
                      </w:rPr>
                    </m:ctrlPr>
                  </m:sSubPr>
                  <m:e>
                    <m:r>
                      <w:rPr>
                        <w:rFonts w:ascii="Cambria Math" w:hAnsi="Cambria Math"/>
                      </w:rPr>
                      <m:t xml:space="preserve"> R</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r>
                  <m:rPr>
                    <m:sty m:val="p"/>
                  </m:rPr>
                  <w:rPr>
                    <w:rFonts w:ascii="Cambria Math" w:hAnsi="Cambria Math"/>
                  </w:rPr>
                  <m:t>(for top and bottom steel flange of composite sections)</m:t>
                </m:r>
              </m:oMath>
            </m:oMathPara>
          </w:p>
        </w:tc>
        <w:tc>
          <w:tcPr>
            <w:tcW w:w="630" w:type="dxa"/>
            <w:vAlign w:val="center"/>
          </w:tcPr>
          <w:p w14:paraId="34F1DC15" w14:textId="61884E70" w:rsidR="007E00CC" w:rsidRPr="001E01CD" w:rsidRDefault="007E00CC" w:rsidP="00CC43C5">
            <w:r w:rsidRPr="001E01CD">
              <w:t>(</w:t>
            </w:r>
            <w:r w:rsidR="00B86F51" w:rsidRPr="001E01CD">
              <w:t>32</w:t>
            </w:r>
            <w:r w:rsidRPr="001E01CD">
              <w:t>)</w:t>
            </w:r>
          </w:p>
        </w:tc>
      </w:tr>
      <w:tr w:rsidR="007E00CC" w:rsidRPr="001E01CD" w14:paraId="56A9692F" w14:textId="77777777" w:rsidTr="00704BB5">
        <w:trPr>
          <w:trHeight w:val="795"/>
        </w:trPr>
        <w:tc>
          <w:tcPr>
            <w:tcW w:w="8730" w:type="dxa"/>
            <w:vAlign w:val="center"/>
          </w:tcPr>
          <w:p w14:paraId="147373C5" w14:textId="4067E632" w:rsidR="007E00CC" w:rsidRPr="001E01CD" w:rsidRDefault="005C186C" w:rsidP="00CC43C5">
            <w:pPr>
              <w:spacing w:before="12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0.80 </m:t>
                </m:r>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r>
                  <m:rPr>
                    <m:sty m:val="p"/>
                  </m:rPr>
                  <w:rPr>
                    <w:rFonts w:ascii="Cambria Math" w:hAnsi="Cambria Math"/>
                  </w:rPr>
                  <m:t>(for both steel flange of non-composite sections)</m:t>
                </m:r>
              </m:oMath>
            </m:oMathPara>
          </w:p>
        </w:tc>
        <w:tc>
          <w:tcPr>
            <w:tcW w:w="630" w:type="dxa"/>
            <w:vAlign w:val="center"/>
          </w:tcPr>
          <w:p w14:paraId="2C2D0870" w14:textId="47AAE9BE" w:rsidR="007E00CC" w:rsidRPr="001E01CD" w:rsidRDefault="007E00CC" w:rsidP="00CC43C5">
            <w:r w:rsidRPr="001E01CD">
              <w:t>(</w:t>
            </w:r>
            <w:r w:rsidR="00B86F51" w:rsidRPr="001E01CD">
              <w:t>33</w:t>
            </w:r>
            <w:r w:rsidRPr="001E01CD">
              <w:t>)</w:t>
            </w:r>
          </w:p>
        </w:tc>
      </w:tr>
      <w:tr w:rsidR="007E00CC" w:rsidRPr="001E01CD" w14:paraId="4153FE02" w14:textId="77777777" w:rsidTr="00704BB5">
        <w:trPr>
          <w:trHeight w:val="795"/>
        </w:trPr>
        <w:tc>
          <w:tcPr>
            <w:tcW w:w="8730" w:type="dxa"/>
            <w:vAlign w:val="center"/>
          </w:tcPr>
          <w:p w14:paraId="724F3595" w14:textId="77777777" w:rsidR="007E00CC" w:rsidRPr="001E01CD" w:rsidRDefault="007E00CC" w:rsidP="00CC43C5">
            <w:pPr>
              <w:spacing w:after="120"/>
              <w:ind w:left="-12"/>
              <w:rPr>
                <w:i/>
              </w:rPr>
            </w:pPr>
            <w:r w:rsidRPr="001E01CD">
              <w:rPr>
                <w:i/>
              </w:rPr>
              <w:t>Where,</w:t>
            </w:r>
          </w:p>
          <w:p w14:paraId="3C350844" w14:textId="639313A8" w:rsidR="007E00CC" w:rsidRPr="001E01CD" w:rsidRDefault="005C186C" w:rsidP="00CC43C5">
            <w:pPr>
              <w:spacing w:after="120"/>
              <w:ind w:left="436" w:hanging="450"/>
              <w:rPr>
                <w:i/>
              </w:rPr>
            </w:pPr>
            <m:oMath>
              <m:sSub>
                <m:sSubPr>
                  <m:ctrlPr>
                    <w:rPr>
                      <w:rFonts w:ascii="Cambria Math" w:hAnsi="Cambria Math"/>
                      <w:i/>
                    </w:rPr>
                  </m:ctrlPr>
                </m:sSubPr>
                <m:e>
                  <m:r>
                    <w:rPr>
                      <w:rFonts w:ascii="Cambria Math" w:hAnsi="Cambria Math"/>
                    </w:rPr>
                    <m:t>R</m:t>
                  </m:r>
                </m:e>
                <m:sub>
                  <m:r>
                    <w:rPr>
                      <w:rFonts w:ascii="Cambria Math" w:hAnsi="Cambria Math"/>
                    </w:rPr>
                    <m:t>h</m:t>
                  </m:r>
                </m:sub>
              </m:sSub>
            </m:oMath>
            <w:r w:rsidR="007E00CC" w:rsidRPr="001E01CD">
              <w:rPr>
                <w:i/>
              </w:rPr>
              <w:t xml:space="preserve"> = Hybrid factor as specified in AASHTO Article 6.10.1.10.1 (for sections with differing yield strength) </w:t>
            </w:r>
          </w:p>
        </w:tc>
        <w:tc>
          <w:tcPr>
            <w:tcW w:w="630" w:type="dxa"/>
            <w:vAlign w:val="center"/>
          </w:tcPr>
          <w:p w14:paraId="598AEA86" w14:textId="534BB8A0" w:rsidR="007E00CC" w:rsidRPr="001E01CD" w:rsidRDefault="007E00CC" w:rsidP="00CC43C5"/>
        </w:tc>
      </w:tr>
    </w:tbl>
    <w:p w14:paraId="568C4094" w14:textId="77777777" w:rsidR="007E00CC" w:rsidRPr="001E01CD" w:rsidRDefault="007E00CC" w:rsidP="00CC43C5">
      <w:pPr>
        <w:ind w:left="-1080"/>
      </w:pPr>
    </w:p>
    <w:p w14:paraId="0694F9DB" w14:textId="13A1AA28" w:rsidR="00EF7862" w:rsidRPr="001E01CD" w:rsidRDefault="00EF7862" w:rsidP="00CC43C5">
      <w:pPr>
        <w:pStyle w:val="Heading4"/>
      </w:pPr>
      <w:r w:rsidRPr="001E01CD">
        <w:t>Shear</w:t>
      </w:r>
      <w:r w:rsidR="00B86F51" w:rsidRPr="001E01CD">
        <w:t xml:space="preserve"> Resistance</w:t>
      </w:r>
    </w:p>
    <w:p w14:paraId="6CC9B413" w14:textId="1681B7EC" w:rsidR="00CD0C98" w:rsidRPr="001E01CD" w:rsidRDefault="006A0249" w:rsidP="00CC43C5">
      <w:r w:rsidRPr="001E01CD">
        <w:t>The nominal shear resistance shall be de</w:t>
      </w:r>
      <w:r w:rsidR="00B86F51" w:rsidRPr="001E01CD">
        <w:t xml:space="preserve">termined as specified in AASHTO LRFD Article 6.10.9.2 for unstiffened webs and Article 6.10.9.3 for stiffened webs. The </w:t>
      </w:r>
      <w:r w:rsidR="00B86F51" w:rsidRPr="001E01CD">
        <w:lastRenderedPageBreak/>
        <w:t xml:space="preserve">following steps should be used to calculate the nominal shear resistance for unstiffened and stiffened webs. </w:t>
      </w:r>
    </w:p>
    <w:p w14:paraId="1644923D" w14:textId="6924ECFF" w:rsidR="009751C0" w:rsidRPr="001E01CD" w:rsidRDefault="009751C0" w:rsidP="00CC43C5">
      <w:pPr>
        <w:pStyle w:val="Heading5"/>
        <w:numPr>
          <w:ilvl w:val="0"/>
          <w:numId w:val="28"/>
        </w:numPr>
      </w:pPr>
      <w:r w:rsidRPr="001E01CD">
        <w:t>Determine if the web is stiffened.</w:t>
      </w:r>
    </w:p>
    <w:p w14:paraId="48A4F4DD" w14:textId="280F7BDE" w:rsidR="009751C0" w:rsidRPr="001E01CD" w:rsidRDefault="009751C0" w:rsidP="00CC43C5">
      <w:pPr>
        <w:ind w:left="720"/>
      </w:pPr>
      <w:r w:rsidRPr="001E01CD">
        <w:t>The unbraced length of the web (</w:t>
      </w:r>
      <w:proofErr w:type="spellStart"/>
      <w:r w:rsidRPr="001E01CD">
        <w:t>L</w:t>
      </w:r>
      <w:r w:rsidRPr="001E01CD">
        <w:rPr>
          <w:vertAlign w:val="subscript"/>
        </w:rPr>
        <w:t>b</w:t>
      </w:r>
      <w:proofErr w:type="spellEnd"/>
      <w:r w:rsidRPr="001E01CD">
        <w:t xml:space="preserve">) shall be taken as the distance between transverse stiffeners. </w:t>
      </w:r>
      <w:r w:rsidR="002E4CF1" w:rsidRPr="001E01CD">
        <w:t>For a web without longitudinal stiffeners, i</w:t>
      </w:r>
      <w:r w:rsidRPr="001E01CD">
        <w:t xml:space="preserve">f the unbraced length of </w:t>
      </w:r>
      <w:r w:rsidR="002E4CF1" w:rsidRPr="001E01CD">
        <w:t>the</w:t>
      </w:r>
      <w:r w:rsidRPr="001E01CD">
        <w:t xml:space="preserve"> web is less than three</w:t>
      </w:r>
      <w:r w:rsidR="002E4CF1" w:rsidRPr="001E01CD">
        <w:t xml:space="preserve"> (3)</w:t>
      </w:r>
      <w:r w:rsidRPr="001E01CD">
        <w:t xml:space="preserve"> times the depth of the web (</w:t>
      </w:r>
      <w:proofErr w:type="spellStart"/>
      <w:r w:rsidRPr="001E01CD">
        <w:t>d</w:t>
      </w:r>
      <w:r w:rsidRPr="001E01CD">
        <w:rPr>
          <w:vertAlign w:val="subscript"/>
        </w:rPr>
        <w:t>w</w:t>
      </w:r>
      <w:proofErr w:type="spellEnd"/>
      <w:r w:rsidRPr="001E01CD">
        <w:t xml:space="preserve">), the web shall be considered stiffened. </w:t>
      </w:r>
      <w:r w:rsidR="002E4CF1" w:rsidRPr="001E01CD">
        <w:t>For a web with one or more longitudinal stiffeners, i</w:t>
      </w:r>
      <w:r w:rsidRPr="001E01CD">
        <w:t xml:space="preserve">f the unbraced length of </w:t>
      </w:r>
      <w:r w:rsidR="002E4CF1" w:rsidRPr="001E01CD">
        <w:t>the</w:t>
      </w:r>
      <w:r w:rsidRPr="001E01CD">
        <w:t xml:space="preserve"> web is less than 1.5 times the depth of the web, the web shall be considered stiffened. Otherwise, the web </w:t>
      </w:r>
      <w:r w:rsidR="002E4CF1" w:rsidRPr="001E01CD">
        <w:t>is considered unstiffened.</w:t>
      </w:r>
    </w:p>
    <w:p w14:paraId="6EB5BEFF" w14:textId="048FA89F" w:rsidR="00B86F51" w:rsidRPr="001E01CD" w:rsidRDefault="00B86F51" w:rsidP="00CC43C5">
      <w:pPr>
        <w:pStyle w:val="Heading5"/>
        <w:numPr>
          <w:ilvl w:val="0"/>
          <w:numId w:val="28"/>
        </w:numPr>
      </w:pPr>
      <w:r w:rsidRPr="001E01CD">
        <w:t>Calculate</w:t>
      </w:r>
      <w:r w:rsidR="009751C0" w:rsidRPr="001E01CD">
        <w:t xml:space="preserve"> the shear buckling coefficient</w:t>
      </w:r>
      <w:r w:rsidRPr="001E01CD">
        <w:t xml:space="preserve"> </w:t>
      </w:r>
      <w:r w:rsidR="009751C0" w:rsidRPr="001E01CD">
        <w:t>(</w:t>
      </w:r>
      <w:r w:rsidR="009751C0" w:rsidRPr="001E01CD">
        <w:rPr>
          <w:i/>
        </w:rPr>
        <w:t>k</w:t>
      </w:r>
      <w:r w:rsidR="009751C0" w:rsidRPr="001E01CD">
        <w:t>)</w:t>
      </w:r>
      <w:r w:rsidR="009751C0" w:rsidRPr="001E01CD">
        <w:rPr>
          <w:i/>
        </w:rPr>
        <w:t>,</w:t>
      </w:r>
      <w:r w:rsidR="009751C0" w:rsidRPr="001E01CD">
        <w:t xml:space="preserve"> and </w:t>
      </w:r>
      <w:r w:rsidRPr="001E01CD">
        <w:t>the ratio of shear buckling resistance to shear yield resistance</w:t>
      </w:r>
      <w:r w:rsidR="009751C0" w:rsidRPr="001E01CD">
        <w:t xml:space="preserve"> (C)</w:t>
      </w:r>
      <w:r w:rsidRPr="001E01CD">
        <w:t>.</w:t>
      </w:r>
    </w:p>
    <w:p w14:paraId="286E9DA9" w14:textId="0DE9D538" w:rsidR="00B86F51" w:rsidRPr="001E01CD" w:rsidRDefault="002E4CF1" w:rsidP="00CC43C5">
      <w:pPr>
        <w:ind w:left="720"/>
      </w:pPr>
      <w:r w:rsidRPr="001E01CD">
        <w:t xml:space="preserve">If the web is stiffened, the shear bucking coefficient is calculated using </w:t>
      </w:r>
      <w:r w:rsidR="00441F04" w:rsidRPr="001E01CD">
        <w:t>Equation</w:t>
      </w:r>
      <w:r w:rsidRPr="001E01CD">
        <w:t xml:space="preserve"> </w:t>
      </w:r>
      <w:r w:rsidR="001E01CD" w:rsidRPr="001E01CD">
        <w:t>34</w:t>
      </w:r>
      <w:r w:rsidRPr="001E01CD">
        <w:t xml:space="preserve"> below. Otherwise, the shear buckling coefficient is taken as k = 5.0.</w:t>
      </w:r>
    </w:p>
    <w:tbl>
      <w:tblPr>
        <w:tblStyle w:val="TableGrid"/>
        <w:tblW w:w="86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643"/>
      </w:tblGrid>
      <w:tr w:rsidR="002E4CF1" w:rsidRPr="001E01CD" w14:paraId="3B698792" w14:textId="77777777" w:rsidTr="00812C59">
        <w:trPr>
          <w:trHeight w:val="795"/>
        </w:trPr>
        <w:tc>
          <w:tcPr>
            <w:tcW w:w="8100" w:type="dxa"/>
            <w:vAlign w:val="center"/>
          </w:tcPr>
          <w:p w14:paraId="36D2ADE9" w14:textId="24FC5DD1" w:rsidR="002E4CF1" w:rsidRPr="001E01CD" w:rsidRDefault="002E4CF1" w:rsidP="00CC43C5">
            <w:pPr>
              <w:spacing w:before="240" w:after="240"/>
            </w:pPr>
            <m:oMathPara>
              <m:oMath>
                <m:r>
                  <w:rPr>
                    <w:rFonts w:ascii="Cambria Math" w:hAnsi="Cambria Math"/>
                  </w:rPr>
                  <m:t xml:space="preserve">k= 5 + </m:t>
                </m:r>
                <m:f>
                  <m:fPr>
                    <m:ctrlPr>
                      <w:rPr>
                        <w:rFonts w:ascii="Cambria Math" w:hAnsi="Cambria Math"/>
                      </w:rPr>
                    </m:ctrlPr>
                  </m:fPr>
                  <m:num>
                    <m:r>
                      <w:rPr>
                        <w:rFonts w:ascii="Cambria Math" w:hAnsi="Cambria Math"/>
                      </w:rPr>
                      <m:t>5</m:t>
                    </m:r>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d</m:t>
                                    </m:r>
                                  </m:e>
                                  <m:sub>
                                    <m:r>
                                      <w:rPr>
                                        <w:rFonts w:ascii="Cambria Math" w:hAnsi="Cambria Math"/>
                                      </w:rPr>
                                      <m:t>w</m:t>
                                    </m:r>
                                  </m:sub>
                                </m:sSub>
                              </m:den>
                            </m:f>
                            <m:r>
                              <w:rPr>
                                <w:rFonts w:ascii="Cambria Math" w:hAnsi="Cambria Math"/>
                              </w:rPr>
                              <m:t xml:space="preserve"> </m:t>
                            </m:r>
                          </m:e>
                        </m:d>
                      </m:e>
                      <m:sup>
                        <m:r>
                          <w:rPr>
                            <w:rFonts w:ascii="Cambria Math" w:hAnsi="Cambria Math"/>
                          </w:rPr>
                          <m:t>2</m:t>
                        </m:r>
                      </m:sup>
                    </m:sSup>
                  </m:den>
                </m:f>
                <m:r>
                  <w:rPr>
                    <w:rFonts w:ascii="Cambria Math" w:hAnsi="Cambria Math"/>
                  </w:rPr>
                  <m:t xml:space="preserve">       </m:t>
                </m:r>
                <m:r>
                  <m:rPr>
                    <m:sty m:val="p"/>
                  </m:rPr>
                  <w:rPr>
                    <w:rFonts w:ascii="Cambria Math" w:hAnsi="Cambria Math"/>
                  </w:rPr>
                  <m:t>(for stiffened webs)</m:t>
                </m:r>
              </m:oMath>
            </m:oMathPara>
          </w:p>
        </w:tc>
        <w:tc>
          <w:tcPr>
            <w:tcW w:w="540" w:type="dxa"/>
            <w:vAlign w:val="center"/>
          </w:tcPr>
          <w:p w14:paraId="4B66A234" w14:textId="212050AE" w:rsidR="002E4CF1" w:rsidRPr="001E01CD" w:rsidRDefault="002E4CF1" w:rsidP="00CC43C5">
            <w:r w:rsidRPr="001E01CD">
              <w:t>(3</w:t>
            </w:r>
            <w:r w:rsidR="001E01CD" w:rsidRPr="001E01CD">
              <w:t>4</w:t>
            </w:r>
            <w:r w:rsidRPr="001E01CD">
              <w:t>)</w:t>
            </w:r>
          </w:p>
        </w:tc>
      </w:tr>
    </w:tbl>
    <w:p w14:paraId="36FEF8EC" w14:textId="77777777" w:rsidR="0041783C" w:rsidRPr="001E01CD" w:rsidRDefault="002E4CF1" w:rsidP="00CC43C5">
      <w:r w:rsidRPr="001E01CD">
        <w:tab/>
      </w:r>
    </w:p>
    <w:p w14:paraId="52929CE6" w14:textId="375DCD56" w:rsidR="00B86F51" w:rsidRPr="001E01CD" w:rsidRDefault="0041783C" w:rsidP="00CC43C5">
      <w:pPr>
        <w:ind w:left="720"/>
      </w:pPr>
      <w:r w:rsidRPr="001E01CD">
        <w:t>The ratio (C) of shear buckling resistance to shear yield resistance is determined as specified below.</w:t>
      </w:r>
    </w:p>
    <w:tbl>
      <w:tblPr>
        <w:tblStyle w:val="TableGrid"/>
        <w:tblW w:w="86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643"/>
      </w:tblGrid>
      <w:tr w:rsidR="0041783C" w:rsidRPr="001E01CD" w14:paraId="6E3DDB1B" w14:textId="77777777" w:rsidTr="00974003">
        <w:trPr>
          <w:trHeight w:val="795"/>
        </w:trPr>
        <w:tc>
          <w:tcPr>
            <w:tcW w:w="8067" w:type="dxa"/>
            <w:vAlign w:val="center"/>
          </w:tcPr>
          <w:p w14:paraId="730BFA11" w14:textId="691C2F6E" w:rsidR="0041783C" w:rsidRPr="001E01CD" w:rsidRDefault="00812C59" w:rsidP="00CC43C5">
            <w:pPr>
              <w:spacing w:before="240" w:after="240"/>
              <w:rPr>
                <w:rFonts w:eastAsiaTheme="minorEastAsia" w:cstheme="minorBidi"/>
              </w:rPr>
            </w:pPr>
            <m:oMathPara>
              <m:oMath>
                <m:r>
                  <w:rPr>
                    <w:rFonts w:ascii="Cambria Math" w:hAnsi="Cambria Math"/>
                  </w:rPr>
                  <m:t xml:space="preserve">C= 1.0       </m:t>
                </m:r>
                <m:r>
                  <m:rPr>
                    <m:sty m:val="p"/>
                  </m:rPr>
                  <w:rPr>
                    <w:rFonts w:ascii="Cambria Math" w:hAnsi="Cambria Math"/>
                  </w:rPr>
                  <m:t xml:space="preserve">if  </m:t>
                </m:r>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num>
                  <m:den>
                    <m:sSub>
                      <m:sSubPr>
                        <m:ctrlPr>
                          <w:rPr>
                            <w:rFonts w:ascii="Cambria Math" w:hAnsi="Cambria Math"/>
                            <w:i/>
                          </w:rPr>
                        </m:ctrlPr>
                      </m:sSubPr>
                      <m:e>
                        <m:r>
                          <w:rPr>
                            <w:rFonts w:ascii="Cambria Math" w:hAnsi="Cambria Math"/>
                          </w:rPr>
                          <m:t>t</m:t>
                        </m:r>
                      </m:e>
                      <m:sub>
                        <m:r>
                          <w:rPr>
                            <w:rFonts w:ascii="Cambria Math" w:hAnsi="Cambria Math"/>
                          </w:rPr>
                          <m:t>w</m:t>
                        </m:r>
                      </m:sub>
                    </m:sSub>
                  </m:den>
                </m:f>
                <m:r>
                  <w:rPr>
                    <w:rFonts w:ascii="Cambria Math" w:hAnsi="Cambria Math"/>
                  </w:rPr>
                  <m:t>≤1.12</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 xml:space="preserve">s </m:t>
                            </m:r>
                          </m:sub>
                        </m:sSub>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yw</m:t>
                            </m:r>
                          </m:sub>
                        </m:sSub>
                      </m:den>
                    </m:f>
                  </m:e>
                </m:rad>
                <m:r>
                  <w:rPr>
                    <w:rFonts w:ascii="Cambria Math" w:hAnsi="Cambria Math"/>
                  </w:rPr>
                  <m:t xml:space="preserve">  </m:t>
                </m:r>
              </m:oMath>
            </m:oMathPara>
          </w:p>
        </w:tc>
        <w:tc>
          <w:tcPr>
            <w:tcW w:w="573" w:type="dxa"/>
            <w:vAlign w:val="center"/>
          </w:tcPr>
          <w:p w14:paraId="2D854F3E" w14:textId="2B7582F8" w:rsidR="0041783C" w:rsidRPr="001E01CD" w:rsidRDefault="0041783C" w:rsidP="00CC43C5">
            <w:pPr>
              <w:spacing w:before="240" w:after="240"/>
            </w:pPr>
            <w:r w:rsidRPr="001E01CD">
              <w:t>(3</w:t>
            </w:r>
            <w:r w:rsidR="001E01CD" w:rsidRPr="001E01CD">
              <w:t>5</w:t>
            </w:r>
            <w:r w:rsidRPr="001E01CD">
              <w:t>)</w:t>
            </w:r>
          </w:p>
        </w:tc>
      </w:tr>
      <w:tr w:rsidR="0041783C" w:rsidRPr="001E01CD" w14:paraId="5031C28E" w14:textId="77777777" w:rsidTr="00974003">
        <w:trPr>
          <w:trHeight w:val="795"/>
        </w:trPr>
        <w:tc>
          <w:tcPr>
            <w:tcW w:w="8067" w:type="dxa"/>
            <w:vAlign w:val="center"/>
          </w:tcPr>
          <w:p w14:paraId="560B95FD" w14:textId="0D847FF1" w:rsidR="0041783C" w:rsidRPr="001E01CD" w:rsidRDefault="0041783C" w:rsidP="00CC43C5">
            <w:pPr>
              <w:spacing w:before="240" w:after="240"/>
              <w:rPr>
                <w:rFonts w:eastAsiaTheme="minorEastAsia" w:cstheme="minorBidi"/>
              </w:rPr>
            </w:pPr>
            <m:oMathPara>
              <m:oMath>
                <m:r>
                  <w:rPr>
                    <w:rFonts w:ascii="Cambria Math" w:hAnsi="Cambria Math"/>
                  </w:rPr>
                  <m:t xml:space="preserve">C= </m:t>
                </m:r>
                <m:f>
                  <m:fPr>
                    <m:ctrlPr>
                      <w:rPr>
                        <w:rFonts w:ascii="Cambria Math" w:hAnsi="Cambria Math"/>
                        <w:i/>
                      </w:rPr>
                    </m:ctrlPr>
                  </m:fPr>
                  <m:num>
                    <m:r>
                      <w:rPr>
                        <w:rFonts w:ascii="Cambria Math" w:hAnsi="Cambria Math"/>
                      </w:rPr>
                      <m:t>1.12</m:t>
                    </m:r>
                  </m:num>
                  <m:den>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num>
                          <m:den>
                            <m:sSub>
                              <m:sSubPr>
                                <m:ctrlPr>
                                  <w:rPr>
                                    <w:rFonts w:ascii="Cambria Math" w:hAnsi="Cambria Math"/>
                                    <w:i/>
                                  </w:rPr>
                                </m:ctrlPr>
                              </m:sSubPr>
                              <m:e>
                                <m:r>
                                  <w:rPr>
                                    <w:rFonts w:ascii="Cambria Math" w:hAnsi="Cambria Math"/>
                                  </w:rPr>
                                  <m:t>t</m:t>
                                </m:r>
                              </m:e>
                              <m:sub>
                                <m:r>
                                  <w:rPr>
                                    <w:rFonts w:ascii="Cambria Math" w:hAnsi="Cambria Math"/>
                                  </w:rPr>
                                  <m:t>w</m:t>
                                </m:r>
                              </m:sub>
                            </m:sSub>
                          </m:den>
                        </m:f>
                      </m:e>
                    </m:d>
                  </m:den>
                </m:f>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 xml:space="preserve">s </m:t>
                            </m:r>
                          </m:sub>
                        </m:sSub>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yw</m:t>
                            </m:r>
                          </m:sub>
                        </m:sSub>
                      </m:den>
                    </m:f>
                  </m:e>
                </m:rad>
                <m:r>
                  <w:rPr>
                    <w:rFonts w:ascii="Cambria Math" w:hAnsi="Cambria Math"/>
                  </w:rPr>
                  <m:t xml:space="preserve">  </m:t>
                </m:r>
                <m:r>
                  <m:rPr>
                    <m:sty m:val="p"/>
                  </m:rPr>
                  <w:rPr>
                    <w:rFonts w:ascii="Cambria Math" w:hAnsi="Cambria Math"/>
                  </w:rPr>
                  <m:t xml:space="preserve">     if  </m:t>
                </m:r>
                <m:r>
                  <w:rPr>
                    <w:rFonts w:ascii="Cambria Math" w:hAnsi="Cambria Math"/>
                  </w:rPr>
                  <m:t>1.12</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 xml:space="preserve">s </m:t>
                            </m:r>
                          </m:sub>
                        </m:sSub>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yw</m:t>
                            </m:r>
                          </m:sub>
                        </m:sSub>
                      </m:den>
                    </m:f>
                  </m:e>
                </m:rad>
                <m:r>
                  <w:rPr>
                    <w:rFonts w:ascii="Cambria Math" w:hAnsi="Cambria Math"/>
                  </w:rPr>
                  <m:t xml:space="preserve"> &lt; </m:t>
                </m:r>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num>
                  <m:den>
                    <m:sSub>
                      <m:sSubPr>
                        <m:ctrlPr>
                          <w:rPr>
                            <w:rFonts w:ascii="Cambria Math" w:hAnsi="Cambria Math"/>
                            <w:i/>
                          </w:rPr>
                        </m:ctrlPr>
                      </m:sSubPr>
                      <m:e>
                        <m:r>
                          <w:rPr>
                            <w:rFonts w:ascii="Cambria Math" w:hAnsi="Cambria Math"/>
                          </w:rPr>
                          <m:t>t</m:t>
                        </m:r>
                      </m:e>
                      <m:sub>
                        <m:r>
                          <w:rPr>
                            <w:rFonts w:ascii="Cambria Math" w:hAnsi="Cambria Math"/>
                          </w:rPr>
                          <m:t>w</m:t>
                        </m:r>
                      </m:sub>
                    </m:sSub>
                  </m:den>
                </m:f>
                <m:r>
                  <w:rPr>
                    <w:rFonts w:ascii="Cambria Math" w:hAnsi="Cambria Math"/>
                  </w:rPr>
                  <m:t xml:space="preserve"> ≤1.40</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 xml:space="preserve">s </m:t>
                            </m:r>
                          </m:sub>
                        </m:sSub>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yw</m:t>
                            </m:r>
                          </m:sub>
                        </m:sSub>
                      </m:den>
                    </m:f>
                  </m:e>
                </m:rad>
                <m:r>
                  <w:rPr>
                    <w:rFonts w:ascii="Cambria Math" w:hAnsi="Cambria Math"/>
                  </w:rPr>
                  <m:t xml:space="preserve"> </m:t>
                </m:r>
              </m:oMath>
            </m:oMathPara>
          </w:p>
        </w:tc>
        <w:tc>
          <w:tcPr>
            <w:tcW w:w="573" w:type="dxa"/>
            <w:vAlign w:val="center"/>
          </w:tcPr>
          <w:p w14:paraId="1585FC6E" w14:textId="7BFB150B" w:rsidR="0041783C" w:rsidRPr="001E01CD" w:rsidRDefault="0041783C" w:rsidP="00CC43C5">
            <w:pPr>
              <w:spacing w:before="240" w:after="240"/>
            </w:pPr>
            <w:r w:rsidRPr="001E01CD">
              <w:t>(3</w:t>
            </w:r>
            <w:r w:rsidR="001E01CD" w:rsidRPr="001E01CD">
              <w:t>6</w:t>
            </w:r>
            <w:r w:rsidRPr="001E01CD">
              <w:t>)</w:t>
            </w:r>
          </w:p>
        </w:tc>
      </w:tr>
      <w:tr w:rsidR="0041783C" w:rsidRPr="001E01CD" w14:paraId="3837280D" w14:textId="77777777" w:rsidTr="00974003">
        <w:trPr>
          <w:trHeight w:val="795"/>
        </w:trPr>
        <w:tc>
          <w:tcPr>
            <w:tcW w:w="8067" w:type="dxa"/>
            <w:vAlign w:val="center"/>
          </w:tcPr>
          <w:p w14:paraId="20019D13" w14:textId="181CE2CE" w:rsidR="0041783C" w:rsidRPr="001E01CD" w:rsidRDefault="0041783C" w:rsidP="00CC43C5">
            <w:pPr>
              <w:spacing w:before="240" w:after="240"/>
              <w:rPr>
                <w:rFonts w:ascii="Calibri" w:eastAsia="Calibri" w:hAnsi="Calibri"/>
              </w:rPr>
            </w:pPr>
            <m:oMathPara>
              <m:oMath>
                <m:r>
                  <w:rPr>
                    <w:rFonts w:ascii="Cambria Math" w:hAnsi="Cambria Math"/>
                  </w:rPr>
                  <m:t xml:space="preserve">C= </m:t>
                </m:r>
                <m:f>
                  <m:fPr>
                    <m:ctrlPr>
                      <w:rPr>
                        <w:rFonts w:ascii="Cambria Math" w:hAnsi="Cambria Math"/>
                        <w:i/>
                      </w:rPr>
                    </m:ctrlPr>
                  </m:fPr>
                  <m:num>
                    <m:r>
                      <w:rPr>
                        <w:rFonts w:ascii="Cambria Math" w:hAnsi="Cambria Math"/>
                      </w:rPr>
                      <m:t>1.57</m:t>
                    </m:r>
                  </m:num>
                  <m:den>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num>
                              <m:den>
                                <m:sSub>
                                  <m:sSubPr>
                                    <m:ctrlPr>
                                      <w:rPr>
                                        <w:rFonts w:ascii="Cambria Math" w:hAnsi="Cambria Math"/>
                                        <w:i/>
                                      </w:rPr>
                                    </m:ctrlPr>
                                  </m:sSubPr>
                                  <m:e>
                                    <m:r>
                                      <w:rPr>
                                        <w:rFonts w:ascii="Cambria Math" w:hAnsi="Cambria Math"/>
                                      </w:rPr>
                                      <m:t>t</m:t>
                                    </m:r>
                                  </m:e>
                                  <m:sub>
                                    <m:r>
                                      <w:rPr>
                                        <w:rFonts w:ascii="Cambria Math" w:hAnsi="Cambria Math"/>
                                      </w:rPr>
                                      <m:t>w</m:t>
                                    </m:r>
                                  </m:sub>
                                </m:sSub>
                              </m:den>
                            </m:f>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 xml:space="preserve">s </m:t>
                            </m:r>
                          </m:sub>
                        </m:sSub>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yw</m:t>
                            </m:r>
                          </m:sub>
                        </m:sSub>
                      </m:den>
                    </m:f>
                  </m:e>
                </m:d>
                <m:r>
                  <w:rPr>
                    <w:rFonts w:ascii="Cambria Math" w:hAnsi="Cambria Math"/>
                  </w:rPr>
                  <m:t xml:space="preserve">       </m:t>
                </m:r>
                <m:r>
                  <m:rPr>
                    <m:sty m:val="p"/>
                  </m:rPr>
                  <w:rPr>
                    <w:rFonts w:ascii="Cambria Math" w:hAnsi="Cambria Math"/>
                  </w:rPr>
                  <m:t xml:space="preserve">if  </m:t>
                </m:r>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num>
                  <m:den>
                    <m:sSub>
                      <m:sSubPr>
                        <m:ctrlPr>
                          <w:rPr>
                            <w:rFonts w:ascii="Cambria Math" w:hAnsi="Cambria Math"/>
                            <w:i/>
                          </w:rPr>
                        </m:ctrlPr>
                      </m:sSubPr>
                      <m:e>
                        <m:r>
                          <w:rPr>
                            <w:rFonts w:ascii="Cambria Math" w:hAnsi="Cambria Math"/>
                          </w:rPr>
                          <m:t>t</m:t>
                        </m:r>
                      </m:e>
                      <m:sub>
                        <m:r>
                          <w:rPr>
                            <w:rFonts w:ascii="Cambria Math" w:hAnsi="Cambria Math"/>
                          </w:rPr>
                          <m:t>w</m:t>
                        </m:r>
                      </m:sub>
                    </m:sSub>
                  </m:den>
                </m:f>
                <m:r>
                  <w:rPr>
                    <w:rFonts w:ascii="Cambria Math" w:hAnsi="Cambria Math"/>
                  </w:rPr>
                  <m:t>&gt;1.40</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 xml:space="preserve">s </m:t>
                            </m:r>
                          </m:sub>
                        </m:sSub>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yw</m:t>
                            </m:r>
                          </m:sub>
                        </m:sSub>
                      </m:den>
                    </m:f>
                  </m:e>
                </m:rad>
              </m:oMath>
            </m:oMathPara>
          </w:p>
        </w:tc>
        <w:tc>
          <w:tcPr>
            <w:tcW w:w="573" w:type="dxa"/>
            <w:vAlign w:val="center"/>
          </w:tcPr>
          <w:p w14:paraId="78F3B36C" w14:textId="5A58C504" w:rsidR="0041783C" w:rsidRPr="001E01CD" w:rsidRDefault="0041783C" w:rsidP="00CC43C5">
            <w:pPr>
              <w:spacing w:before="240" w:after="240"/>
            </w:pPr>
            <w:r w:rsidRPr="001E01CD">
              <w:t>(3</w:t>
            </w:r>
            <w:r w:rsidR="001E01CD" w:rsidRPr="001E01CD">
              <w:t>7</w:t>
            </w:r>
            <w:r w:rsidRPr="001E01CD">
              <w:t>)</w:t>
            </w:r>
          </w:p>
        </w:tc>
      </w:tr>
    </w:tbl>
    <w:p w14:paraId="249B40A7" w14:textId="77777777" w:rsidR="0041783C" w:rsidRPr="001E01CD" w:rsidRDefault="0041783C" w:rsidP="00CC43C5">
      <w:pPr>
        <w:ind w:left="720"/>
      </w:pPr>
    </w:p>
    <w:p w14:paraId="3173CD48" w14:textId="1DD15984" w:rsidR="004D34C8" w:rsidRPr="001E01CD" w:rsidRDefault="004D34C8" w:rsidP="00CC43C5">
      <w:pPr>
        <w:pStyle w:val="Heading5"/>
        <w:numPr>
          <w:ilvl w:val="0"/>
          <w:numId w:val="28"/>
        </w:numPr>
      </w:pPr>
      <w:r w:rsidRPr="001E01CD">
        <w:lastRenderedPageBreak/>
        <w:t>Calculate the plastic shear force (</w:t>
      </w:r>
      <w:proofErr w:type="spellStart"/>
      <w:r w:rsidRPr="001E01CD">
        <w:t>V</w:t>
      </w:r>
      <w:r w:rsidRPr="001E01CD">
        <w:rPr>
          <w:vertAlign w:val="subscript"/>
        </w:rPr>
        <w:t>p</w:t>
      </w:r>
      <w:proofErr w:type="spellEnd"/>
      <w:r w:rsidRPr="001E01CD">
        <w:t>).</w:t>
      </w:r>
    </w:p>
    <w:p w14:paraId="0363DEF8" w14:textId="551C18EE" w:rsidR="004D34C8" w:rsidRPr="001E01CD" w:rsidRDefault="00441F04" w:rsidP="00CC43C5">
      <w:pPr>
        <w:ind w:left="720"/>
      </w:pPr>
      <w:r w:rsidRPr="001E01CD">
        <w:t>Equation</w:t>
      </w:r>
      <w:r w:rsidR="004D34C8" w:rsidRPr="001E01CD">
        <w:t xml:space="preserve"> </w:t>
      </w:r>
      <w:r w:rsidR="001E01CD" w:rsidRPr="001E01CD">
        <w:t>38</w:t>
      </w:r>
      <w:r w:rsidR="004D34C8" w:rsidRPr="001E01CD">
        <w:t xml:space="preserve"> is used to calculate the plastic shear force.</w:t>
      </w:r>
    </w:p>
    <w:tbl>
      <w:tblPr>
        <w:tblStyle w:val="TableGrid"/>
        <w:tblW w:w="86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643"/>
      </w:tblGrid>
      <w:tr w:rsidR="004D34C8" w:rsidRPr="001E01CD" w14:paraId="6F8DD9B6" w14:textId="77777777" w:rsidTr="004D34C8">
        <w:trPr>
          <w:trHeight w:val="795"/>
        </w:trPr>
        <w:tc>
          <w:tcPr>
            <w:tcW w:w="8067" w:type="dxa"/>
            <w:vAlign w:val="center"/>
          </w:tcPr>
          <w:p w14:paraId="03A4B348" w14:textId="3BC8D001" w:rsidR="004D34C8" w:rsidRPr="001E01CD" w:rsidRDefault="005C186C" w:rsidP="00CC43C5">
            <w:pPr>
              <w:spacing w:before="120"/>
            </w:pPr>
            <m:oMathPara>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xml:space="preserve">= 0.58 </m:t>
                </m:r>
                <m:sSub>
                  <m:sSubPr>
                    <m:ctrlPr>
                      <w:rPr>
                        <w:rFonts w:ascii="Cambria Math" w:hAnsi="Cambria Math"/>
                        <w:i/>
                      </w:rPr>
                    </m:ctrlPr>
                  </m:sSubPr>
                  <m:e>
                    <m:r>
                      <w:rPr>
                        <w:rFonts w:ascii="Cambria Math" w:hAnsi="Cambria Math"/>
                      </w:rPr>
                      <m:t>F</m:t>
                    </m:r>
                  </m:e>
                  <m:sub>
                    <m:r>
                      <w:rPr>
                        <w:rFonts w:ascii="Cambria Math" w:hAnsi="Cambria Math"/>
                      </w:rPr>
                      <m:t>yw</m:t>
                    </m:r>
                  </m:sub>
                </m:sSub>
                <m:sSub>
                  <m:sSubPr>
                    <m:ctrlPr>
                      <w:rPr>
                        <w:rFonts w:ascii="Cambria Math" w:hAnsi="Cambria Math"/>
                        <w:i/>
                      </w:rPr>
                    </m:ctrlPr>
                  </m:sSubPr>
                  <m:e>
                    <m:r>
                      <w:rPr>
                        <w:rFonts w:ascii="Cambria Math" w:hAnsi="Cambria Math"/>
                      </w:rPr>
                      <m:t>d</m:t>
                    </m:r>
                  </m:e>
                  <m:sub>
                    <m:r>
                      <w:rPr>
                        <w:rFonts w:ascii="Cambria Math" w:hAnsi="Cambria Math"/>
                      </w:rPr>
                      <m:t>w</m:t>
                    </m:r>
                  </m:sub>
                </m:sSub>
                <m:sSub>
                  <m:sSubPr>
                    <m:ctrlPr>
                      <w:rPr>
                        <w:rFonts w:ascii="Cambria Math" w:hAnsi="Cambria Math"/>
                        <w:i/>
                      </w:rPr>
                    </m:ctrlPr>
                  </m:sSubPr>
                  <m:e>
                    <m:r>
                      <w:rPr>
                        <w:rFonts w:ascii="Cambria Math" w:hAnsi="Cambria Math"/>
                      </w:rPr>
                      <m:t>t</m:t>
                    </m:r>
                  </m:e>
                  <m:sub>
                    <m:r>
                      <w:rPr>
                        <w:rFonts w:ascii="Cambria Math" w:hAnsi="Cambria Math"/>
                      </w:rPr>
                      <m:t>w</m:t>
                    </m:r>
                  </m:sub>
                </m:sSub>
              </m:oMath>
            </m:oMathPara>
          </w:p>
        </w:tc>
        <w:tc>
          <w:tcPr>
            <w:tcW w:w="573" w:type="dxa"/>
            <w:vAlign w:val="center"/>
          </w:tcPr>
          <w:p w14:paraId="607E7CFD" w14:textId="4E786605" w:rsidR="004D34C8" w:rsidRPr="001E01CD" w:rsidRDefault="004D34C8" w:rsidP="00CC43C5">
            <w:r w:rsidRPr="001E01CD">
              <w:t>(3</w:t>
            </w:r>
            <w:r w:rsidR="001E01CD" w:rsidRPr="001E01CD">
              <w:t>8</w:t>
            </w:r>
            <w:r w:rsidRPr="001E01CD">
              <w:t>)</w:t>
            </w:r>
          </w:p>
        </w:tc>
      </w:tr>
    </w:tbl>
    <w:p w14:paraId="7148AB38" w14:textId="5757CEC4" w:rsidR="004D34C8" w:rsidRPr="001E01CD" w:rsidRDefault="004D34C8" w:rsidP="00CC43C5">
      <w:pPr>
        <w:pStyle w:val="Heading5"/>
        <w:numPr>
          <w:ilvl w:val="0"/>
          <w:numId w:val="28"/>
        </w:numPr>
      </w:pPr>
      <w:r w:rsidRPr="001E01CD">
        <w:t>Calculate the nominal shear resistance.</w:t>
      </w:r>
    </w:p>
    <w:p w14:paraId="76EDBE96" w14:textId="3FCCDE05" w:rsidR="004D34C8" w:rsidRPr="001E01CD" w:rsidRDefault="004D34C8" w:rsidP="00CC43C5">
      <w:pPr>
        <w:ind w:left="720"/>
      </w:pPr>
      <w:r w:rsidRPr="001E01CD">
        <w:t xml:space="preserve">For stiffened webs, the calculation of the nominal shear resistance is different depending on the location along the girder the resistance is being calculated. </w:t>
      </w:r>
      <w:r w:rsidR="004D46F4" w:rsidRPr="001E01CD">
        <w:t xml:space="preserve">A web panel is considered an </w:t>
      </w:r>
      <w:r w:rsidR="004D46F4" w:rsidRPr="001E01CD">
        <w:rPr>
          <w:i/>
        </w:rPr>
        <w:t>interior panel</w:t>
      </w:r>
      <w:r w:rsidR="004D46F4" w:rsidRPr="001E01CD">
        <w:t xml:space="preserve"> if it is located at an interior section of the girder. The nominal shear resistance of </w:t>
      </w:r>
      <w:r w:rsidR="00865D17" w:rsidRPr="001E01CD">
        <w:t xml:space="preserve">a </w:t>
      </w:r>
      <w:r w:rsidR="004D46F4" w:rsidRPr="001E01CD">
        <w:t xml:space="preserve">stiffened </w:t>
      </w:r>
      <w:r w:rsidR="00865D17" w:rsidRPr="001E01CD">
        <w:t xml:space="preserve">web </w:t>
      </w:r>
      <w:r w:rsidR="004D46F4" w:rsidRPr="001E01CD">
        <w:t xml:space="preserve">interior panel is specified in AASHTO LRFD Article 6.10.9.3.2 and is calculated using </w:t>
      </w:r>
      <w:r w:rsidR="001E01CD" w:rsidRPr="001E01CD">
        <w:t>e</w:t>
      </w:r>
      <w:r w:rsidR="00441F04" w:rsidRPr="001E01CD">
        <w:t>quation</w:t>
      </w:r>
      <w:r w:rsidR="004D46F4" w:rsidRPr="001E01CD">
        <w:t>s X through X</w:t>
      </w:r>
      <w:r w:rsidR="00865D17" w:rsidRPr="001E01CD">
        <w:t xml:space="preserve"> below</w:t>
      </w:r>
      <w:r w:rsidR="004D46F4" w:rsidRPr="001E01CD">
        <w:t xml:space="preserve">. A web panel located at the end of a girder is considered an </w:t>
      </w:r>
      <w:r w:rsidR="004D46F4" w:rsidRPr="001E01CD">
        <w:rPr>
          <w:i/>
        </w:rPr>
        <w:t>end panel</w:t>
      </w:r>
      <w:r w:rsidR="004D46F4" w:rsidRPr="001E01CD">
        <w:t>. The nominal shear resistance of</w:t>
      </w:r>
      <w:r w:rsidR="00865D17" w:rsidRPr="001E01CD">
        <w:t xml:space="preserve"> a</w:t>
      </w:r>
      <w:r w:rsidR="004D46F4" w:rsidRPr="001E01CD">
        <w:t xml:space="preserve"> stiffened </w:t>
      </w:r>
      <w:r w:rsidR="00865D17" w:rsidRPr="001E01CD">
        <w:t xml:space="preserve">web </w:t>
      </w:r>
      <w:r w:rsidR="004D46F4" w:rsidRPr="001E01CD">
        <w:t>end panel</w:t>
      </w:r>
      <w:r w:rsidR="00865D17" w:rsidRPr="001E01CD">
        <w:t xml:space="preserve"> and an unstiffened web</w:t>
      </w:r>
      <w:r w:rsidR="004D46F4" w:rsidRPr="001E01CD">
        <w:t xml:space="preserve"> is specified in AASHTO LRFD Article</w:t>
      </w:r>
      <w:r w:rsidR="00865D17" w:rsidRPr="001E01CD">
        <w:t>s</w:t>
      </w:r>
      <w:r w:rsidR="004D46F4" w:rsidRPr="001E01CD">
        <w:t xml:space="preserve"> 6.10.9.3.3</w:t>
      </w:r>
      <w:r w:rsidR="00865D17" w:rsidRPr="001E01CD">
        <w:t xml:space="preserve"> and 6.10.9.2, respectively, and</w:t>
      </w:r>
      <w:r w:rsidR="004D46F4" w:rsidRPr="001E01CD">
        <w:t xml:space="preserve"> is calculated using </w:t>
      </w:r>
      <w:r w:rsidR="00441F04" w:rsidRPr="001E01CD">
        <w:t>Equation</w:t>
      </w:r>
      <w:r w:rsidR="001E01CD" w:rsidRPr="001E01CD">
        <w:t>s</w:t>
      </w:r>
      <w:r w:rsidR="004D46F4" w:rsidRPr="001E01CD">
        <w:t xml:space="preserve"> </w:t>
      </w:r>
      <w:r w:rsidR="001E01CD" w:rsidRPr="001E01CD">
        <w:t>39 through 42</w:t>
      </w:r>
      <w:r w:rsidR="00865D17" w:rsidRPr="001E01CD">
        <w:t xml:space="preserve"> below</w:t>
      </w:r>
      <w:r w:rsidR="004D46F4" w:rsidRPr="001E01CD">
        <w:t xml:space="preserve">. </w:t>
      </w:r>
    </w:p>
    <w:tbl>
      <w:tblPr>
        <w:tblStyle w:val="TableGrid"/>
        <w:tblW w:w="86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643"/>
      </w:tblGrid>
      <w:tr w:rsidR="00865D17" w:rsidRPr="001E01CD" w14:paraId="7491CD52" w14:textId="77777777" w:rsidTr="00974003">
        <w:trPr>
          <w:trHeight w:val="795"/>
        </w:trPr>
        <w:tc>
          <w:tcPr>
            <w:tcW w:w="8067" w:type="dxa"/>
            <w:vAlign w:val="center"/>
          </w:tcPr>
          <w:p w14:paraId="0DFD4483" w14:textId="2BC56EBA" w:rsidR="00865D17" w:rsidRPr="001E01CD" w:rsidRDefault="005C186C" w:rsidP="00CC43C5">
            <w:pPr>
              <w:spacing w:before="240" w:after="240"/>
              <w:rPr>
                <w:rFonts w:eastAsiaTheme="minorEastAsia" w:cstheme="minorBidi"/>
              </w:rP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d>
                  <m:dPr>
                    <m:begChr m:val="["/>
                    <m:endChr m:val="]"/>
                    <m:ctrlPr>
                      <w:rPr>
                        <w:rFonts w:ascii="Cambria Math" w:hAnsi="Cambria Math"/>
                        <w:i/>
                      </w:rPr>
                    </m:ctrlPr>
                  </m:dPr>
                  <m:e>
                    <m:r>
                      <w:rPr>
                        <w:rFonts w:ascii="Cambria Math" w:hAnsi="Cambria Math"/>
                      </w:rPr>
                      <m:t xml:space="preserve">C+ </m:t>
                    </m:r>
                    <m:f>
                      <m:fPr>
                        <m:ctrlPr>
                          <w:rPr>
                            <w:rFonts w:ascii="Cambria Math" w:hAnsi="Cambria Math"/>
                            <w:i/>
                          </w:rPr>
                        </m:ctrlPr>
                      </m:fPr>
                      <m:num>
                        <m:r>
                          <w:rPr>
                            <w:rFonts w:ascii="Cambria Math" w:hAnsi="Cambria Math"/>
                          </w:rPr>
                          <m:t>0.87</m:t>
                        </m:r>
                        <m:d>
                          <m:dPr>
                            <m:ctrlPr>
                              <w:rPr>
                                <w:rFonts w:ascii="Cambria Math" w:hAnsi="Cambria Math"/>
                                <w:i/>
                              </w:rPr>
                            </m:ctrlPr>
                          </m:dPr>
                          <m:e>
                            <m:r>
                              <w:rPr>
                                <w:rFonts w:ascii="Cambria Math" w:hAnsi="Cambria Math"/>
                              </w:rPr>
                              <m:t>1-C</m:t>
                            </m:r>
                          </m:e>
                        </m:d>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d</m:t>
                                            </m:r>
                                          </m:e>
                                          <m:sub>
                                            <m:r>
                                              <w:rPr>
                                                <w:rFonts w:ascii="Cambria Math" w:hAnsi="Cambria Math"/>
                                              </w:rPr>
                                              <m:t>w</m:t>
                                            </m:r>
                                          </m:sub>
                                        </m:sSub>
                                      </m:den>
                                    </m:f>
                                  </m:e>
                                </m:d>
                              </m:e>
                              <m:sup>
                                <m:r>
                                  <w:rPr>
                                    <w:rFonts w:ascii="Cambria Math" w:hAnsi="Cambria Math"/>
                                  </w:rPr>
                                  <m:t>2</m:t>
                                </m:r>
                              </m:sup>
                            </m:sSup>
                          </m:e>
                        </m:rad>
                      </m:den>
                    </m:f>
                  </m:e>
                </m:d>
                <m:r>
                  <m:rPr>
                    <m:sty m:val="p"/>
                  </m:rPr>
                  <w:rPr>
                    <w:rFonts w:ascii="Cambria Math" w:hAnsi="Cambria Math"/>
                  </w:rPr>
                  <m:t xml:space="preserve">     if  </m:t>
                </m:r>
                <m:f>
                  <m:fPr>
                    <m:ctrlPr>
                      <w:rPr>
                        <w:rFonts w:ascii="Cambria Math" w:hAnsi="Cambria Math"/>
                      </w:rPr>
                    </m:ctrlPr>
                  </m:fPr>
                  <m:num>
                    <m:sSub>
                      <m:sSubPr>
                        <m:ctrlPr>
                          <w:rPr>
                            <w:rFonts w:ascii="Cambria Math" w:hAnsi="Cambria Math"/>
                          </w:rPr>
                        </m:ctrlPr>
                      </m:sSubPr>
                      <m:e>
                        <m:r>
                          <m:rPr>
                            <m:sty m:val="p"/>
                          </m:rPr>
                          <w:rPr>
                            <w:rFonts w:ascii="Cambria Math" w:hAnsi="Cambria Math"/>
                          </w:rPr>
                          <m:t>2d</m:t>
                        </m:r>
                      </m:e>
                      <m:sub>
                        <m:r>
                          <m:rPr>
                            <m:sty m:val="p"/>
                          </m:rPr>
                          <w:rPr>
                            <w:rFonts w:ascii="Cambria Math" w:hAnsi="Cambria Math"/>
                          </w:rPr>
                          <m:t>w</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num>
                  <m:den>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fc</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fc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ft</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ft</m:t>
                            </m:r>
                          </m:sub>
                        </m:sSub>
                      </m:e>
                    </m:d>
                  </m:den>
                </m:f>
                <m:r>
                  <m:rPr>
                    <m:sty m:val="p"/>
                  </m:rPr>
                  <w:rPr>
                    <w:rFonts w:ascii="Cambria Math" w:hAnsi="Cambria Math"/>
                  </w:rPr>
                  <m:t>≤2.5</m:t>
                </m:r>
                <m:r>
                  <w:rPr>
                    <w:rFonts w:ascii="Cambria Math" w:hAnsi="Cambria Math"/>
                  </w:rPr>
                  <m:t xml:space="preserve">  </m:t>
                </m:r>
              </m:oMath>
            </m:oMathPara>
          </w:p>
        </w:tc>
        <w:tc>
          <w:tcPr>
            <w:tcW w:w="573" w:type="dxa"/>
            <w:vAlign w:val="center"/>
          </w:tcPr>
          <w:p w14:paraId="483A02FF" w14:textId="4D03C378" w:rsidR="00865D17" w:rsidRPr="001E01CD" w:rsidRDefault="00865D17" w:rsidP="00CC43C5">
            <w:pPr>
              <w:spacing w:before="240" w:after="240"/>
            </w:pPr>
            <w:r w:rsidRPr="001E01CD">
              <w:t>(3</w:t>
            </w:r>
            <w:r w:rsidR="001E01CD" w:rsidRPr="001E01CD">
              <w:t>9</w:t>
            </w:r>
            <w:r w:rsidRPr="001E01CD">
              <w:t>)</w:t>
            </w:r>
          </w:p>
        </w:tc>
      </w:tr>
      <w:tr w:rsidR="00865D17" w:rsidRPr="001E01CD" w14:paraId="1B1767B1" w14:textId="77777777" w:rsidTr="00974003">
        <w:trPr>
          <w:trHeight w:val="795"/>
        </w:trPr>
        <w:tc>
          <w:tcPr>
            <w:tcW w:w="8067" w:type="dxa"/>
            <w:vAlign w:val="center"/>
          </w:tcPr>
          <w:p w14:paraId="187EB715" w14:textId="2B8890D3" w:rsidR="00865D17" w:rsidRPr="001E01CD" w:rsidRDefault="005C186C" w:rsidP="00CC43C5">
            <w:pPr>
              <w:spacing w:before="240" w:after="240"/>
              <w:rPr>
                <w:rFonts w:eastAsiaTheme="minorEastAsia" w:cstheme="minorBidi"/>
              </w:rP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d>
                  <m:dPr>
                    <m:begChr m:val="["/>
                    <m:endChr m:val="]"/>
                    <m:ctrlPr>
                      <w:rPr>
                        <w:rFonts w:ascii="Cambria Math" w:hAnsi="Cambria Math"/>
                        <w:i/>
                      </w:rPr>
                    </m:ctrlPr>
                  </m:dPr>
                  <m:e>
                    <m:r>
                      <w:rPr>
                        <w:rFonts w:ascii="Cambria Math" w:hAnsi="Cambria Math"/>
                      </w:rPr>
                      <m:t xml:space="preserve">C+ </m:t>
                    </m:r>
                    <m:f>
                      <m:fPr>
                        <m:ctrlPr>
                          <w:rPr>
                            <w:rFonts w:ascii="Cambria Math" w:hAnsi="Cambria Math"/>
                            <w:i/>
                          </w:rPr>
                        </m:ctrlPr>
                      </m:fPr>
                      <m:num>
                        <m:r>
                          <w:rPr>
                            <w:rFonts w:ascii="Cambria Math" w:hAnsi="Cambria Math"/>
                          </w:rPr>
                          <m:t>0.87</m:t>
                        </m:r>
                        <m:d>
                          <m:dPr>
                            <m:ctrlPr>
                              <w:rPr>
                                <w:rFonts w:ascii="Cambria Math" w:hAnsi="Cambria Math"/>
                                <w:i/>
                              </w:rPr>
                            </m:ctrlPr>
                          </m:dPr>
                          <m:e>
                            <m:r>
                              <w:rPr>
                                <w:rFonts w:ascii="Cambria Math" w:hAnsi="Cambria Math"/>
                              </w:rPr>
                              <m:t>1-C</m:t>
                            </m:r>
                          </m:e>
                        </m:d>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d</m:t>
                                            </m:r>
                                          </m:e>
                                          <m:sub>
                                            <m:r>
                                              <w:rPr>
                                                <w:rFonts w:ascii="Cambria Math" w:hAnsi="Cambria Math"/>
                                              </w:rPr>
                                              <m:t>w</m:t>
                                            </m:r>
                                          </m:sub>
                                        </m:sSub>
                                      </m:den>
                                    </m:f>
                                  </m:e>
                                </m:d>
                              </m:e>
                              <m:sup>
                                <m:r>
                                  <w:rPr>
                                    <w:rFonts w:ascii="Cambria Math" w:hAnsi="Cambria Math"/>
                                  </w:rPr>
                                  <m:t>2</m:t>
                                </m:r>
                              </m:sup>
                            </m:sSup>
                          </m:e>
                        </m:ra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d</m:t>
                                </m:r>
                              </m:e>
                              <m:sub>
                                <m:r>
                                  <w:rPr>
                                    <w:rFonts w:ascii="Cambria Math" w:hAnsi="Cambria Math"/>
                                  </w:rPr>
                                  <m:t>w</m:t>
                                </m:r>
                              </m:sub>
                            </m:sSub>
                          </m:den>
                        </m:f>
                      </m:den>
                    </m:f>
                  </m:e>
                </m:d>
                <m:r>
                  <m:rPr>
                    <m:sty m:val="p"/>
                  </m:rPr>
                  <w:rPr>
                    <w:rFonts w:ascii="Cambria Math" w:hAnsi="Cambria Math"/>
                  </w:rPr>
                  <m:t xml:space="preserve">     if  </m:t>
                </m:r>
                <m:f>
                  <m:fPr>
                    <m:ctrlPr>
                      <w:rPr>
                        <w:rFonts w:ascii="Cambria Math" w:hAnsi="Cambria Math"/>
                      </w:rPr>
                    </m:ctrlPr>
                  </m:fPr>
                  <m:num>
                    <m:sSub>
                      <m:sSubPr>
                        <m:ctrlPr>
                          <w:rPr>
                            <w:rFonts w:ascii="Cambria Math" w:hAnsi="Cambria Math"/>
                          </w:rPr>
                        </m:ctrlPr>
                      </m:sSubPr>
                      <m:e>
                        <m:r>
                          <m:rPr>
                            <m:sty m:val="p"/>
                          </m:rPr>
                          <w:rPr>
                            <w:rFonts w:ascii="Cambria Math" w:hAnsi="Cambria Math"/>
                          </w:rPr>
                          <m:t>2d</m:t>
                        </m:r>
                      </m:e>
                      <m:sub>
                        <m:r>
                          <m:rPr>
                            <m:sty m:val="p"/>
                          </m:rPr>
                          <w:rPr>
                            <w:rFonts w:ascii="Cambria Math" w:hAnsi="Cambria Math"/>
                          </w:rPr>
                          <m:t>w</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num>
                  <m:den>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fc</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fc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ft</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ft</m:t>
                            </m:r>
                          </m:sub>
                        </m:sSub>
                      </m:e>
                    </m:d>
                  </m:den>
                </m:f>
                <m:r>
                  <m:rPr>
                    <m:sty m:val="p"/>
                  </m:rPr>
                  <w:rPr>
                    <w:rFonts w:ascii="Cambria Math" w:hAnsi="Cambria Math"/>
                  </w:rPr>
                  <m:t>&gt;2.5</m:t>
                </m:r>
                <m:r>
                  <w:rPr>
                    <w:rFonts w:ascii="Cambria Math" w:hAnsi="Cambria Math"/>
                  </w:rPr>
                  <m:t xml:space="preserve">  </m:t>
                </m:r>
              </m:oMath>
            </m:oMathPara>
          </w:p>
        </w:tc>
        <w:tc>
          <w:tcPr>
            <w:tcW w:w="573" w:type="dxa"/>
            <w:vAlign w:val="center"/>
          </w:tcPr>
          <w:p w14:paraId="50425082" w14:textId="40C7DE93" w:rsidR="00865D17" w:rsidRPr="001E01CD" w:rsidRDefault="00865D17" w:rsidP="00CC43C5">
            <w:pPr>
              <w:spacing w:before="240" w:after="240"/>
            </w:pPr>
            <w:r w:rsidRPr="001E01CD">
              <w:t>(</w:t>
            </w:r>
            <w:r w:rsidR="001E01CD" w:rsidRPr="001E01CD">
              <w:t>40</w:t>
            </w:r>
            <w:r w:rsidRPr="001E01CD">
              <w:t>)</w:t>
            </w:r>
          </w:p>
        </w:tc>
      </w:tr>
      <w:tr w:rsidR="00865D17" w:rsidRPr="001E01CD" w14:paraId="31097408" w14:textId="77777777" w:rsidTr="00974003">
        <w:trPr>
          <w:trHeight w:val="795"/>
        </w:trPr>
        <w:tc>
          <w:tcPr>
            <w:tcW w:w="8067" w:type="dxa"/>
            <w:vAlign w:val="center"/>
          </w:tcPr>
          <w:p w14:paraId="6BF1AA52" w14:textId="32F6E87E" w:rsidR="00865D17" w:rsidRPr="001E01CD" w:rsidRDefault="005C186C" w:rsidP="00CC43C5">
            <w:pPr>
              <w:spacing w:before="240" w:after="240"/>
              <w:rPr>
                <w:rFonts w:ascii="Calibri" w:eastAsia="Calibri" w:hAnsi="Calibri"/>
              </w:rP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CV</m:t>
                    </m:r>
                  </m:e>
                  <m:sub>
                    <m:r>
                      <w:rPr>
                        <w:rFonts w:ascii="Cambria Math" w:hAnsi="Cambria Math"/>
                      </w:rPr>
                      <m:t>p</m:t>
                    </m:r>
                  </m:sub>
                </m:sSub>
                <m:r>
                  <m:rPr>
                    <m:sty m:val="p"/>
                  </m:rPr>
                  <w:rPr>
                    <w:rFonts w:ascii="Cambria Math" w:hAnsi="Cambria Math"/>
                  </w:rPr>
                  <m:t xml:space="preserve">     </m:t>
                </m:r>
                <m:r>
                  <w:rPr>
                    <w:rFonts w:ascii="Cambria Math" w:hAnsi="Cambria Math"/>
                  </w:rPr>
                  <m:t xml:space="preserve">  </m:t>
                </m:r>
              </m:oMath>
            </m:oMathPara>
          </w:p>
        </w:tc>
        <w:tc>
          <w:tcPr>
            <w:tcW w:w="573" w:type="dxa"/>
            <w:vAlign w:val="center"/>
          </w:tcPr>
          <w:p w14:paraId="311FEE65" w14:textId="780C844A" w:rsidR="00865D17" w:rsidRPr="001E01CD" w:rsidRDefault="00865D17" w:rsidP="00CC43C5">
            <w:pPr>
              <w:spacing w:before="240" w:after="240"/>
            </w:pPr>
            <w:r w:rsidRPr="001E01CD">
              <w:t>(</w:t>
            </w:r>
            <w:r w:rsidR="001E01CD" w:rsidRPr="001E01CD">
              <w:t>42</w:t>
            </w:r>
            <w:r w:rsidRPr="001E01CD">
              <w:t>)</w:t>
            </w:r>
          </w:p>
        </w:tc>
      </w:tr>
    </w:tbl>
    <w:p w14:paraId="7956CA2E" w14:textId="2B8C52FE" w:rsidR="00D75481" w:rsidRPr="001E01CD" w:rsidRDefault="00D75481" w:rsidP="00CC43C5"/>
    <w:p w14:paraId="1C240962" w14:textId="110E2B93" w:rsidR="008C6A80" w:rsidRPr="001E01CD" w:rsidRDefault="008C6A80" w:rsidP="00CC43C5">
      <w:pPr>
        <w:pStyle w:val="Heading1"/>
      </w:pPr>
      <w:bookmarkStart w:id="296" w:name="_Toc469493911"/>
      <w:bookmarkStart w:id="297" w:name="OLE_LINK1"/>
      <w:r w:rsidRPr="001E01CD">
        <w:t>Load Rating</w:t>
      </w:r>
      <w:bookmarkEnd w:id="296"/>
    </w:p>
    <w:p w14:paraId="67AA64D1" w14:textId="64D05CB2" w:rsidR="00CD0C98" w:rsidRPr="001E01CD" w:rsidRDefault="00975FD5" w:rsidP="00CC43C5">
      <w:r w:rsidRPr="001E01CD">
        <w:t>The Load and Resistance Factor Rating (LRFR) provisions detailed herein have been adopted from the 2</w:t>
      </w:r>
      <w:r w:rsidRPr="001E01CD">
        <w:rPr>
          <w:vertAlign w:val="superscript"/>
        </w:rPr>
        <w:t>nd</w:t>
      </w:r>
      <w:r w:rsidRPr="001E01CD">
        <w:t xml:space="preserve"> Edition of the AASHTO Manual for Bridge Evaluation. All initial load ratings are based on the existing structural conditions, material properties, </w:t>
      </w:r>
      <w:r w:rsidR="00E1736D" w:rsidRPr="001E01CD">
        <w:t>and loading conditions provided in construction documents, inspection reports, or by field visit. Only permanent and vehicular loads are considered in the initial</w:t>
      </w:r>
      <w:r w:rsidR="00C162B7" w:rsidRPr="001E01CD">
        <w:t xml:space="preserve"> load rating. Load </w:t>
      </w:r>
      <w:r w:rsidR="00C162B7" w:rsidRPr="001E01CD">
        <w:lastRenderedPageBreak/>
        <w:t xml:space="preserve">ratings are calculated at each location where a RV was placed. For a typical multi-girder bridge, flexure and shear ratings are calculated for each member at the locations of maximum flexure and shear response to the total demand envelope. </w:t>
      </w:r>
      <w:r w:rsidR="00441F04" w:rsidRPr="001E01CD">
        <w:t>Equation</w:t>
      </w:r>
      <w:r w:rsidR="00C162B7" w:rsidRPr="001E01CD">
        <w:t xml:space="preserve"> </w:t>
      </w:r>
      <w:r w:rsidR="001E01CD" w:rsidRPr="001E01CD">
        <w:t>43</w:t>
      </w:r>
      <w:r w:rsidR="00C162B7" w:rsidRPr="001E01CD">
        <w:t xml:space="preserve"> below gives the </w:t>
      </w:r>
      <w:r w:rsidR="00004286" w:rsidRPr="001E01CD">
        <w:t>basic</w:t>
      </w:r>
      <w:r w:rsidR="00C162B7" w:rsidRPr="001E01CD">
        <w:t xml:space="preserve"> load rating </w:t>
      </w:r>
      <w:r w:rsidR="001E01CD" w:rsidRPr="001E01CD">
        <w:t>e</w:t>
      </w:r>
      <w:r w:rsidR="00441F04" w:rsidRPr="001E01CD">
        <w:t>quation</w:t>
      </w:r>
      <w:r w:rsidR="00004286" w:rsidRPr="001E01CD">
        <w:t xml:space="preserve"> used for initial load ratings</w:t>
      </w:r>
      <w:r w:rsidR="00C162B7" w:rsidRPr="001E01CD">
        <w:t>.</w:t>
      </w:r>
      <w:r w:rsidR="002C0DDA" w:rsidRPr="001E01CD">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678"/>
      </w:tblGrid>
      <w:tr w:rsidR="00C162B7" w:rsidRPr="001E01CD" w14:paraId="17F276E4" w14:textId="77777777" w:rsidTr="005725C8">
        <w:trPr>
          <w:trHeight w:val="795"/>
          <w:jc w:val="center"/>
        </w:trPr>
        <w:tc>
          <w:tcPr>
            <w:tcW w:w="8640" w:type="dxa"/>
            <w:vAlign w:val="center"/>
          </w:tcPr>
          <w:p w14:paraId="33BB21DC" w14:textId="25300351" w:rsidR="00C162B7" w:rsidRPr="001E01CD" w:rsidRDefault="00C162B7" w:rsidP="00CC43C5">
            <w:pPr>
              <w:spacing w:before="120" w:after="240"/>
            </w:pPr>
            <m:oMathPara>
              <m:oMath>
                <m:r>
                  <w:rPr>
                    <w:rFonts w:ascii="Cambria Math" w:hAnsi="Cambria Math"/>
                  </w:rPr>
                  <m:t xml:space="preserve">RF= </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s</m:t>
                        </m:r>
                      </m:sub>
                    </m:sSub>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φ</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DC</m:t>
                        </m:r>
                      </m:sub>
                    </m:sSub>
                    <m:d>
                      <m:dPr>
                        <m:ctrlPr>
                          <w:rPr>
                            <w:rFonts w:ascii="Cambria Math" w:hAnsi="Cambria Math"/>
                            <w:i/>
                          </w:rPr>
                        </m:ctrlPr>
                      </m:dPr>
                      <m:e>
                        <m:r>
                          <w:rPr>
                            <w:rFonts w:ascii="Cambria Math" w:hAnsi="Cambria Math"/>
                          </w:rPr>
                          <m:t>DC</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DW</m:t>
                        </m:r>
                      </m:sub>
                    </m:sSub>
                    <m:r>
                      <w:rPr>
                        <w:rFonts w:ascii="Cambria Math" w:hAnsi="Cambria Math"/>
                      </w:rPr>
                      <m:t>(DW)</m:t>
                    </m:r>
                  </m:num>
                  <m:den>
                    <m:sSub>
                      <m:sSubPr>
                        <m:ctrlPr>
                          <w:rPr>
                            <w:rFonts w:ascii="Cambria Math" w:hAnsi="Cambria Math"/>
                            <w:i/>
                          </w:rPr>
                        </m:ctrlPr>
                      </m:sSubPr>
                      <m:e>
                        <m:r>
                          <w:rPr>
                            <w:rFonts w:ascii="Cambria Math" w:hAnsi="Cambria Math"/>
                          </w:rPr>
                          <m:t>γ</m:t>
                        </m:r>
                      </m:e>
                      <m:sub>
                        <m:r>
                          <w:rPr>
                            <w:rFonts w:ascii="Cambria Math" w:hAnsi="Cambria Math"/>
                          </w:rPr>
                          <m:t>LL</m:t>
                        </m:r>
                      </m:sub>
                    </m:sSub>
                    <m:r>
                      <w:rPr>
                        <w:rFonts w:ascii="Cambria Math" w:hAnsi="Cambria Math"/>
                      </w:rPr>
                      <m:t>(LL)</m:t>
                    </m:r>
                  </m:den>
                </m:f>
              </m:oMath>
            </m:oMathPara>
          </w:p>
          <w:p w14:paraId="2D0ED44F" w14:textId="77777777" w:rsidR="00C162B7" w:rsidRPr="001E01CD" w:rsidRDefault="00C162B7" w:rsidP="00CC43C5">
            <w:pPr>
              <w:ind w:left="341" w:hanging="341"/>
            </w:pPr>
          </w:p>
        </w:tc>
        <w:tc>
          <w:tcPr>
            <w:tcW w:w="678" w:type="dxa"/>
            <w:vAlign w:val="center"/>
          </w:tcPr>
          <w:p w14:paraId="2CF396F1" w14:textId="41462B21" w:rsidR="00C162B7" w:rsidRPr="001E01CD" w:rsidRDefault="00C162B7" w:rsidP="00CC43C5">
            <w:r w:rsidRPr="001E01CD">
              <w:t>(</w:t>
            </w:r>
            <w:r w:rsidR="001E01CD" w:rsidRPr="001E01CD">
              <w:t>43</w:t>
            </w:r>
            <w:r w:rsidRPr="001E01CD">
              <w:t>)</w:t>
            </w:r>
          </w:p>
        </w:tc>
      </w:tr>
      <w:tr w:rsidR="00C162B7" w:rsidRPr="001E01CD" w14:paraId="552E863C" w14:textId="77777777" w:rsidTr="005725C8">
        <w:trPr>
          <w:trHeight w:val="1335"/>
          <w:jc w:val="center"/>
        </w:trPr>
        <w:tc>
          <w:tcPr>
            <w:tcW w:w="8640" w:type="dxa"/>
            <w:vAlign w:val="center"/>
          </w:tcPr>
          <w:p w14:paraId="4BC7CC6A" w14:textId="77777777" w:rsidR="00C162B7" w:rsidRPr="001E01CD" w:rsidRDefault="00C162B7" w:rsidP="00CC43C5">
            <w:pPr>
              <w:rPr>
                <w:i/>
              </w:rPr>
            </w:pPr>
            <w:r w:rsidRPr="001E01CD">
              <w:rPr>
                <w:i/>
              </w:rPr>
              <w:t xml:space="preserve">Where, </w:t>
            </w:r>
          </w:p>
          <w:p w14:paraId="6D01EA9B" w14:textId="542581D0" w:rsidR="00C162B7" w:rsidRPr="001E01CD" w:rsidRDefault="005C186C" w:rsidP="00CC43C5">
            <w:pPr>
              <w:spacing w:before="120" w:after="120"/>
              <w:rPr>
                <w:i/>
              </w:rPr>
            </w:pPr>
            <m:oMath>
              <m:sSub>
                <m:sSubPr>
                  <m:ctrlPr>
                    <w:rPr>
                      <w:rFonts w:ascii="Cambria Math" w:hAnsi="Cambria Math"/>
                      <w:i/>
                    </w:rPr>
                  </m:ctrlPr>
                </m:sSubPr>
                <m:e>
                  <m:r>
                    <w:rPr>
                      <w:rFonts w:ascii="Cambria Math" w:hAnsi="Cambria Math"/>
                    </w:rPr>
                    <m:t>φ</m:t>
                  </m:r>
                </m:e>
                <m:sub>
                  <m:r>
                    <w:rPr>
                      <w:rFonts w:ascii="Cambria Math" w:hAnsi="Cambria Math"/>
                    </w:rPr>
                    <m:t>s</m:t>
                  </m:r>
                </m:sub>
              </m:sSub>
            </m:oMath>
            <w:r w:rsidR="00C162B7" w:rsidRPr="001E01CD">
              <w:rPr>
                <w:i/>
              </w:rPr>
              <w:t xml:space="preserve"> = </w:t>
            </w:r>
            <w:r w:rsidR="00004286" w:rsidRPr="001E01CD">
              <w:rPr>
                <w:i/>
              </w:rPr>
              <w:t>System factor</w:t>
            </w:r>
          </w:p>
          <w:p w14:paraId="7D9234B7" w14:textId="0592838E" w:rsidR="00C162B7" w:rsidRPr="001E01CD" w:rsidRDefault="005C186C" w:rsidP="00CC43C5">
            <w:pPr>
              <w:spacing w:after="120"/>
              <w:ind w:left="341" w:hanging="341"/>
              <w:rPr>
                <w:i/>
              </w:rPr>
            </w:pPr>
            <m:oMath>
              <m:sSub>
                <m:sSubPr>
                  <m:ctrlPr>
                    <w:rPr>
                      <w:rFonts w:ascii="Cambria Math" w:hAnsi="Cambria Math"/>
                      <w:i/>
                    </w:rPr>
                  </m:ctrlPr>
                </m:sSubPr>
                <m:e>
                  <m:r>
                    <w:rPr>
                      <w:rFonts w:ascii="Cambria Math" w:hAnsi="Cambria Math"/>
                    </w:rPr>
                    <m:t>φ</m:t>
                  </m:r>
                </m:e>
                <m:sub>
                  <m:r>
                    <w:rPr>
                      <w:rFonts w:ascii="Cambria Math" w:hAnsi="Cambria Math"/>
                    </w:rPr>
                    <m:t>c</m:t>
                  </m:r>
                </m:sub>
              </m:sSub>
            </m:oMath>
            <w:r w:rsidR="00C162B7" w:rsidRPr="001E01CD">
              <w:rPr>
                <w:i/>
              </w:rPr>
              <w:t xml:space="preserve"> = </w:t>
            </w:r>
            <w:r w:rsidR="00004286" w:rsidRPr="001E01CD">
              <w:rPr>
                <w:i/>
              </w:rPr>
              <w:t>Condition factor</w:t>
            </w:r>
          </w:p>
          <w:p w14:paraId="6CFD4CC9" w14:textId="2480E291" w:rsidR="00C162B7" w:rsidRPr="001E01CD" w:rsidRDefault="00004286" w:rsidP="00CC43C5">
            <w:pPr>
              <w:spacing w:after="120"/>
              <w:ind w:left="341" w:hanging="341"/>
              <w:rPr>
                <w:rFonts w:ascii="Calibri" w:eastAsia="Calibri" w:hAnsi="Calibri"/>
                <w:i/>
              </w:rPr>
            </w:pPr>
            <m:oMath>
              <m:r>
                <w:rPr>
                  <w:rFonts w:ascii="Cambria Math" w:hAnsi="Cambria Math"/>
                </w:rPr>
                <m:t>φ</m:t>
              </m:r>
              <m:sSub>
                <m:sSubPr>
                  <m:ctrlPr>
                    <w:rPr>
                      <w:rFonts w:ascii="Cambria Math" w:hAnsi="Cambria Math"/>
                      <w:i/>
                    </w:rPr>
                  </m:ctrlPr>
                </m:sSubPr>
                <m:e>
                  <m:r>
                    <w:rPr>
                      <w:rFonts w:ascii="Cambria Math" w:hAnsi="Cambria Math"/>
                    </w:rPr>
                    <m:t>R</m:t>
                  </m:r>
                </m:e>
                <m:sub>
                  <m:r>
                    <w:rPr>
                      <w:rFonts w:ascii="Cambria Math" w:hAnsi="Cambria Math"/>
                    </w:rPr>
                    <m:t>n</m:t>
                  </m:r>
                </m:sub>
              </m:sSub>
            </m:oMath>
            <w:r w:rsidR="00C162B7" w:rsidRPr="001E01CD">
              <w:rPr>
                <w:rFonts w:ascii="Calibri" w:eastAsia="Calibri" w:hAnsi="Calibri"/>
              </w:rPr>
              <w:t xml:space="preserve"> </w:t>
            </w:r>
            <w:r w:rsidR="00C162B7" w:rsidRPr="001E01CD">
              <w:rPr>
                <w:rFonts w:ascii="Calibri" w:eastAsia="Calibri" w:hAnsi="Calibri"/>
                <w:i/>
              </w:rPr>
              <w:t xml:space="preserve">= </w:t>
            </w:r>
            <w:r w:rsidRPr="001E01CD">
              <w:rPr>
                <w:rFonts w:ascii="Calibri" w:eastAsia="Calibri" w:hAnsi="Calibri"/>
                <w:i/>
              </w:rPr>
              <w:t>Factored nominal resistance</w:t>
            </w:r>
          </w:p>
          <w:p w14:paraId="2C024B0B" w14:textId="255ED80E" w:rsidR="00C162B7" w:rsidRPr="001E01CD" w:rsidRDefault="005C186C" w:rsidP="00CC43C5">
            <w:pPr>
              <w:spacing w:after="120"/>
              <w:ind w:left="341" w:hanging="341"/>
              <w:rPr>
                <w:rFonts w:ascii="Calibri" w:eastAsia="Calibri" w:hAnsi="Calibri"/>
                <w:i/>
              </w:rPr>
            </w:pPr>
            <m:oMath>
              <m:sSub>
                <m:sSubPr>
                  <m:ctrlPr>
                    <w:rPr>
                      <w:rFonts w:ascii="Cambria Math" w:hAnsi="Cambria Math"/>
                      <w:i/>
                    </w:rPr>
                  </m:ctrlPr>
                </m:sSubPr>
                <m:e>
                  <m:r>
                    <w:rPr>
                      <w:rFonts w:ascii="Cambria Math" w:hAnsi="Cambria Math"/>
                    </w:rPr>
                    <m:t>γ</m:t>
                  </m:r>
                </m:e>
                <m:sub>
                  <m:r>
                    <w:rPr>
                      <w:rFonts w:ascii="Cambria Math" w:hAnsi="Cambria Math"/>
                    </w:rPr>
                    <m:t>DC</m:t>
                  </m:r>
                </m:sub>
              </m:sSub>
            </m:oMath>
            <w:r w:rsidR="00C162B7" w:rsidRPr="001E01CD">
              <w:rPr>
                <w:rFonts w:ascii="Calibri" w:eastAsia="Calibri" w:hAnsi="Calibri"/>
              </w:rPr>
              <w:t xml:space="preserve"> </w:t>
            </w:r>
            <w:r w:rsidR="00C162B7" w:rsidRPr="001E01CD">
              <w:rPr>
                <w:rFonts w:ascii="Calibri" w:eastAsia="Calibri" w:hAnsi="Calibri"/>
                <w:i/>
              </w:rPr>
              <w:t xml:space="preserve">= </w:t>
            </w:r>
            <w:r w:rsidR="00A73ABF" w:rsidRPr="001E01CD">
              <w:rPr>
                <w:rFonts w:ascii="Calibri" w:eastAsia="Calibri" w:hAnsi="Calibri"/>
                <w:i/>
              </w:rPr>
              <w:t>LRFD load factor for permanent structural components</w:t>
            </w:r>
          </w:p>
          <w:p w14:paraId="6F05C042" w14:textId="0E55D653" w:rsidR="00004286" w:rsidRPr="001E01CD" w:rsidRDefault="00004286" w:rsidP="00CC43C5">
            <w:pPr>
              <w:spacing w:before="120" w:after="120"/>
              <w:rPr>
                <w:i/>
              </w:rPr>
            </w:pPr>
            <m:oMath>
              <m:r>
                <w:rPr>
                  <w:rFonts w:ascii="Cambria Math" w:hAnsi="Cambria Math"/>
                </w:rPr>
                <m:t>DC</m:t>
              </m:r>
            </m:oMath>
            <w:r w:rsidRPr="001E01CD">
              <w:rPr>
                <w:i/>
              </w:rPr>
              <w:t xml:space="preserve"> = </w:t>
            </w:r>
            <w:r w:rsidR="00A73ABF" w:rsidRPr="001E01CD">
              <w:rPr>
                <w:i/>
              </w:rPr>
              <w:t>Dead load response due to permanent structural components</w:t>
            </w:r>
          </w:p>
          <w:p w14:paraId="4AAD86F5" w14:textId="09F5E39D" w:rsidR="00004286" w:rsidRPr="001E01CD" w:rsidRDefault="005C186C" w:rsidP="00CC43C5">
            <w:pPr>
              <w:spacing w:after="120"/>
              <w:ind w:left="341" w:hanging="341"/>
              <w:rPr>
                <w:i/>
              </w:rPr>
            </w:pPr>
            <m:oMath>
              <m:sSub>
                <m:sSubPr>
                  <m:ctrlPr>
                    <w:rPr>
                      <w:rFonts w:ascii="Cambria Math" w:hAnsi="Cambria Math"/>
                      <w:i/>
                    </w:rPr>
                  </m:ctrlPr>
                </m:sSubPr>
                <m:e>
                  <m:r>
                    <w:rPr>
                      <w:rFonts w:ascii="Cambria Math" w:hAnsi="Cambria Math"/>
                    </w:rPr>
                    <m:t>γ</m:t>
                  </m:r>
                </m:e>
                <m:sub>
                  <m:r>
                    <w:rPr>
                      <w:rFonts w:ascii="Cambria Math" w:hAnsi="Cambria Math"/>
                    </w:rPr>
                    <m:t>DW</m:t>
                  </m:r>
                </m:sub>
              </m:sSub>
            </m:oMath>
            <w:r w:rsidR="00004286" w:rsidRPr="001E01CD">
              <w:rPr>
                <w:i/>
              </w:rPr>
              <w:t xml:space="preserve"> = </w:t>
            </w:r>
            <w:r w:rsidR="002C0DDA" w:rsidRPr="001E01CD">
              <w:rPr>
                <w:i/>
              </w:rPr>
              <w:t>LRFD load factor for wearing surfaces and utilities</w:t>
            </w:r>
          </w:p>
          <w:p w14:paraId="7E1F3CE4" w14:textId="4A7C451C" w:rsidR="00004286" w:rsidRPr="001E01CD" w:rsidRDefault="00004286" w:rsidP="00CC43C5">
            <w:pPr>
              <w:spacing w:after="120"/>
              <w:ind w:left="341" w:hanging="341"/>
              <w:rPr>
                <w:rFonts w:ascii="Calibri" w:eastAsia="Calibri" w:hAnsi="Calibri"/>
                <w:i/>
              </w:rPr>
            </w:pPr>
            <m:oMath>
              <m:r>
                <w:rPr>
                  <w:rFonts w:ascii="Cambria Math" w:hAnsi="Cambria Math"/>
                </w:rPr>
                <m:t>DW</m:t>
              </m:r>
            </m:oMath>
            <w:r w:rsidRPr="001E01CD">
              <w:rPr>
                <w:rFonts w:ascii="Calibri" w:eastAsia="Calibri" w:hAnsi="Calibri"/>
              </w:rPr>
              <w:t xml:space="preserve"> </w:t>
            </w:r>
            <w:r w:rsidRPr="001E01CD">
              <w:rPr>
                <w:rFonts w:ascii="Calibri" w:eastAsia="Calibri" w:hAnsi="Calibri"/>
                <w:i/>
              </w:rPr>
              <w:t xml:space="preserve">= </w:t>
            </w:r>
            <w:r w:rsidR="002C0DDA" w:rsidRPr="001E01CD">
              <w:rPr>
                <w:rFonts w:ascii="Calibri" w:eastAsia="Calibri" w:hAnsi="Calibri"/>
                <w:i/>
              </w:rPr>
              <w:t>Dead load response due to wearing surface and utilities</w:t>
            </w:r>
          </w:p>
          <w:p w14:paraId="130AB113" w14:textId="6DABE152" w:rsidR="00004286" w:rsidRPr="001E01CD" w:rsidRDefault="005C186C" w:rsidP="00CC43C5">
            <w:pPr>
              <w:spacing w:after="120"/>
              <w:ind w:left="341" w:hanging="341"/>
              <w:rPr>
                <w:rFonts w:ascii="Calibri" w:eastAsia="Calibri" w:hAnsi="Calibri"/>
                <w:i/>
              </w:rPr>
            </w:pPr>
            <m:oMath>
              <m:sSub>
                <m:sSubPr>
                  <m:ctrlPr>
                    <w:rPr>
                      <w:rFonts w:ascii="Cambria Math" w:hAnsi="Cambria Math"/>
                      <w:i/>
                    </w:rPr>
                  </m:ctrlPr>
                </m:sSubPr>
                <m:e>
                  <m:r>
                    <w:rPr>
                      <w:rFonts w:ascii="Cambria Math" w:hAnsi="Cambria Math"/>
                    </w:rPr>
                    <m:t>γ</m:t>
                  </m:r>
                </m:e>
                <m:sub>
                  <m:r>
                    <w:rPr>
                      <w:rFonts w:ascii="Cambria Math" w:hAnsi="Cambria Math"/>
                    </w:rPr>
                    <m:t>LL</m:t>
                  </m:r>
                </m:sub>
              </m:sSub>
            </m:oMath>
            <w:r w:rsidR="00004286" w:rsidRPr="001E01CD">
              <w:rPr>
                <w:rFonts w:ascii="Calibri" w:eastAsia="Calibri" w:hAnsi="Calibri"/>
              </w:rPr>
              <w:t xml:space="preserve"> </w:t>
            </w:r>
            <w:r w:rsidR="00004286" w:rsidRPr="001E01CD">
              <w:rPr>
                <w:rFonts w:ascii="Calibri" w:eastAsia="Calibri" w:hAnsi="Calibri"/>
                <w:i/>
              </w:rPr>
              <w:t xml:space="preserve">= </w:t>
            </w:r>
            <w:r w:rsidR="002C0DDA" w:rsidRPr="001E01CD">
              <w:rPr>
                <w:rFonts w:ascii="Calibri" w:eastAsia="Calibri" w:hAnsi="Calibri"/>
                <w:i/>
              </w:rPr>
              <w:t xml:space="preserve">LRFD load factor for live load evaluation </w:t>
            </w:r>
          </w:p>
          <w:p w14:paraId="4C77A20C" w14:textId="2B9E1E7D" w:rsidR="00004286" w:rsidRPr="001E01CD" w:rsidRDefault="00004286" w:rsidP="00CC43C5">
            <w:pPr>
              <w:spacing w:after="120"/>
              <w:ind w:left="341" w:hanging="341"/>
              <w:rPr>
                <w:rFonts w:ascii="Calibri" w:eastAsia="Calibri" w:hAnsi="Calibri"/>
              </w:rPr>
            </w:pPr>
            <m:oMath>
              <m:r>
                <w:rPr>
                  <w:rFonts w:ascii="Cambria Math" w:hAnsi="Cambria Math"/>
                </w:rPr>
                <m:t>LL</m:t>
              </m:r>
            </m:oMath>
            <w:r w:rsidRPr="001E01CD">
              <w:rPr>
                <w:rFonts w:ascii="Calibri" w:eastAsia="Calibri" w:hAnsi="Calibri"/>
              </w:rPr>
              <w:t xml:space="preserve"> </w:t>
            </w:r>
            <w:r w:rsidRPr="001E01CD">
              <w:rPr>
                <w:rFonts w:ascii="Calibri" w:eastAsia="Calibri" w:hAnsi="Calibri"/>
                <w:i/>
              </w:rPr>
              <w:t xml:space="preserve">= </w:t>
            </w:r>
            <w:r w:rsidR="002C0DDA" w:rsidRPr="001E01CD">
              <w:rPr>
                <w:rFonts w:ascii="Calibri" w:eastAsia="Calibri" w:hAnsi="Calibri"/>
                <w:i/>
              </w:rPr>
              <w:t>Live load response due to vehicular traffic</w:t>
            </w:r>
          </w:p>
        </w:tc>
        <w:tc>
          <w:tcPr>
            <w:tcW w:w="678" w:type="dxa"/>
          </w:tcPr>
          <w:p w14:paraId="249076E9" w14:textId="77777777" w:rsidR="00C162B7" w:rsidRPr="001E01CD" w:rsidRDefault="00C162B7" w:rsidP="00CC43C5"/>
        </w:tc>
      </w:tr>
    </w:tbl>
    <w:p w14:paraId="4F9F098A" w14:textId="6F4680F5" w:rsidR="00E14D1C" w:rsidRPr="001E01CD" w:rsidRDefault="003B55A9" w:rsidP="00CC43C5">
      <w:pPr>
        <w:pStyle w:val="Heading2"/>
      </w:pPr>
      <w:bookmarkStart w:id="298" w:name="_Toc469493912"/>
      <w:r w:rsidRPr="001E01CD">
        <w:t>System &amp; Condition Factor</w:t>
      </w:r>
      <w:bookmarkEnd w:id="298"/>
    </w:p>
    <w:p w14:paraId="7ECE1ABB" w14:textId="13B8B341" w:rsidR="003B55A9" w:rsidRPr="001E01CD" w:rsidRDefault="003B55A9" w:rsidP="00CC43C5">
      <w:r w:rsidRPr="001E01CD">
        <w:t xml:space="preserve">The condition factor provides a reduction to account for the increased uncertainty of the resistance of deteriorated members </w:t>
      </w:r>
      <w:sdt>
        <w:sdtPr>
          <w:id w:val="1112863035"/>
          <w:citation/>
        </w:sdtPr>
        <w:sdtContent>
          <w:r w:rsidR="00680E39">
            <w:fldChar w:fldCharType="begin"/>
          </w:r>
          <w:r w:rsidR="00680E39">
            <w:instrText xml:space="preserve">CITATION AAS14 \n  \l 1033 </w:instrText>
          </w:r>
          <w:r w:rsidR="00680E39">
            <w:fldChar w:fldCharType="separate"/>
          </w:r>
          <w:r w:rsidR="00680E39">
            <w:rPr>
              <w:noProof/>
            </w:rPr>
            <w:t>(AASHTO Manual for Bridge Evaluation, 2014)</w:t>
          </w:r>
          <w:r w:rsidR="00680E39">
            <w:fldChar w:fldCharType="end"/>
          </w:r>
        </w:sdtContent>
      </w:sdt>
      <w:r w:rsidRPr="001E01CD">
        <w:t xml:space="preserve">. Condition factors are optional and are left to the discretion of the evaluating engineer. Optional condition factors are provided in AASHTO Manual for Bridge Evaluation Article 6A.4.2.3, </w:t>
      </w:r>
      <w:r w:rsidR="00A6696C" w:rsidRPr="001E01CD">
        <w:t xml:space="preserve">and </w:t>
      </w:r>
      <w:r w:rsidRPr="001E01CD">
        <w:t xml:space="preserve">repeated in </w:t>
      </w:r>
      <w:r w:rsidR="00AA21B3">
        <w:fldChar w:fldCharType="begin"/>
      </w:r>
      <w:r w:rsidR="00AA21B3">
        <w:instrText xml:space="preserve"> REF _Ref469511070 \h </w:instrText>
      </w:r>
      <w:r w:rsidR="00AA21B3">
        <w:fldChar w:fldCharType="separate"/>
      </w:r>
      <w:r w:rsidR="00AA21B3">
        <w:t xml:space="preserve">Table </w:t>
      </w:r>
      <w:r w:rsidR="00AA21B3">
        <w:rPr>
          <w:noProof/>
        </w:rPr>
        <w:t>11</w:t>
      </w:r>
      <w:r w:rsidR="00AA21B3">
        <w:fldChar w:fldCharType="end"/>
      </w:r>
      <w:r w:rsidRPr="001E01CD">
        <w:t xml:space="preserve"> below.</w:t>
      </w:r>
    </w:p>
    <w:p w14:paraId="0E361E15" w14:textId="4FEDFE01" w:rsidR="00AA21B3" w:rsidRDefault="00AA21B3" w:rsidP="00AA21B3">
      <w:pPr>
        <w:pStyle w:val="Caption"/>
        <w:keepNext/>
      </w:pPr>
      <w:bookmarkStart w:id="299" w:name="_Ref469511070"/>
      <w:bookmarkStart w:id="300" w:name="_Toc469555982"/>
      <w:r>
        <w:t xml:space="preserve">Table </w:t>
      </w:r>
      <w:fldSimple w:instr=" SEQ Table \* ARABIC ">
        <w:r>
          <w:rPr>
            <w:noProof/>
          </w:rPr>
          <w:t>11</w:t>
        </w:r>
      </w:fldSimple>
      <w:bookmarkEnd w:id="299"/>
      <w:r>
        <w:t>. Condition Factors.</w:t>
      </w:r>
      <w:bookmarkEnd w:id="300"/>
    </w:p>
    <w:tbl>
      <w:tblPr>
        <w:tblStyle w:val="TableGrid"/>
        <w:tblW w:w="0" w:type="auto"/>
        <w:tblInd w:w="1345" w:type="dxa"/>
        <w:tblLook w:val="04A0" w:firstRow="1" w:lastRow="0" w:firstColumn="1" w:lastColumn="0" w:noHBand="0" w:noVBand="1"/>
      </w:tblPr>
      <w:tblGrid>
        <w:gridCol w:w="3330"/>
        <w:gridCol w:w="3150"/>
      </w:tblGrid>
      <w:tr w:rsidR="003B55A9" w:rsidRPr="001E01CD" w14:paraId="77D1D0E8" w14:textId="77777777" w:rsidTr="003B55A9">
        <w:tc>
          <w:tcPr>
            <w:tcW w:w="3330" w:type="dxa"/>
          </w:tcPr>
          <w:p w14:paraId="06572FD3" w14:textId="22A40F61" w:rsidR="003B55A9" w:rsidRPr="001E01CD" w:rsidRDefault="003B55A9" w:rsidP="00CC43C5">
            <w:pPr>
              <w:rPr>
                <w:b/>
              </w:rPr>
            </w:pPr>
            <w:r w:rsidRPr="001E01CD">
              <w:rPr>
                <w:b/>
              </w:rPr>
              <w:t>Structural Condition of Member</w:t>
            </w:r>
          </w:p>
        </w:tc>
        <w:tc>
          <w:tcPr>
            <w:tcW w:w="3150" w:type="dxa"/>
          </w:tcPr>
          <w:p w14:paraId="59D2674D" w14:textId="06839B5B" w:rsidR="003B55A9" w:rsidRPr="001E01CD" w:rsidRDefault="003B55A9" w:rsidP="00CC43C5">
            <w:proofErr w:type="spellStart"/>
            <w:r w:rsidRPr="001E01CD">
              <w:rPr>
                <w:rFonts w:cstheme="minorHAnsi"/>
              </w:rPr>
              <w:t>ϕ</w:t>
            </w:r>
            <w:r w:rsidRPr="001E01CD">
              <w:rPr>
                <w:vertAlign w:val="subscript"/>
              </w:rPr>
              <w:t>C</w:t>
            </w:r>
            <w:proofErr w:type="spellEnd"/>
          </w:p>
        </w:tc>
      </w:tr>
      <w:tr w:rsidR="003B55A9" w:rsidRPr="001E01CD" w14:paraId="28A74B15" w14:textId="77777777" w:rsidTr="003B55A9">
        <w:tc>
          <w:tcPr>
            <w:tcW w:w="3330" w:type="dxa"/>
          </w:tcPr>
          <w:p w14:paraId="47484F9D" w14:textId="13B98F43" w:rsidR="003B55A9" w:rsidRPr="001E01CD" w:rsidRDefault="003B55A9" w:rsidP="00CC43C5">
            <w:r w:rsidRPr="001E01CD">
              <w:t>Good</w:t>
            </w:r>
          </w:p>
        </w:tc>
        <w:tc>
          <w:tcPr>
            <w:tcW w:w="3150" w:type="dxa"/>
          </w:tcPr>
          <w:p w14:paraId="3C231346" w14:textId="2FF107F7" w:rsidR="003B55A9" w:rsidRPr="001E01CD" w:rsidRDefault="003B55A9" w:rsidP="00CC43C5">
            <w:r w:rsidRPr="001E01CD">
              <w:t>1.00</w:t>
            </w:r>
          </w:p>
        </w:tc>
      </w:tr>
      <w:tr w:rsidR="003B55A9" w:rsidRPr="001E01CD" w14:paraId="0CEFEDA0" w14:textId="77777777" w:rsidTr="003B55A9">
        <w:tc>
          <w:tcPr>
            <w:tcW w:w="3330" w:type="dxa"/>
          </w:tcPr>
          <w:p w14:paraId="34F838A0" w14:textId="61F865E9" w:rsidR="003B55A9" w:rsidRPr="001E01CD" w:rsidRDefault="003B55A9" w:rsidP="00CC43C5">
            <w:r w:rsidRPr="001E01CD">
              <w:t>Fair</w:t>
            </w:r>
          </w:p>
        </w:tc>
        <w:tc>
          <w:tcPr>
            <w:tcW w:w="3150" w:type="dxa"/>
          </w:tcPr>
          <w:p w14:paraId="31A11D5B" w14:textId="59DE9886" w:rsidR="003B55A9" w:rsidRPr="001E01CD" w:rsidRDefault="003B55A9" w:rsidP="00CC43C5">
            <w:r w:rsidRPr="001E01CD">
              <w:t>0.95</w:t>
            </w:r>
          </w:p>
        </w:tc>
      </w:tr>
      <w:tr w:rsidR="003B55A9" w:rsidRPr="001E01CD" w14:paraId="13758779" w14:textId="77777777" w:rsidTr="003B55A9">
        <w:tc>
          <w:tcPr>
            <w:tcW w:w="3330" w:type="dxa"/>
          </w:tcPr>
          <w:p w14:paraId="6B7BC420" w14:textId="617993AF" w:rsidR="003B55A9" w:rsidRPr="001E01CD" w:rsidRDefault="003B55A9" w:rsidP="00CC43C5">
            <w:r w:rsidRPr="001E01CD">
              <w:t>Poor</w:t>
            </w:r>
          </w:p>
        </w:tc>
        <w:tc>
          <w:tcPr>
            <w:tcW w:w="3150" w:type="dxa"/>
          </w:tcPr>
          <w:p w14:paraId="061FF7E4" w14:textId="12D16ECD" w:rsidR="003B55A9" w:rsidRPr="001E01CD" w:rsidRDefault="003B55A9" w:rsidP="00CC43C5">
            <w:r w:rsidRPr="001E01CD">
              <w:t>0.85</w:t>
            </w:r>
          </w:p>
        </w:tc>
      </w:tr>
    </w:tbl>
    <w:p w14:paraId="78D1B5F6" w14:textId="5D10E3AC" w:rsidR="003B55A9" w:rsidRPr="001E01CD" w:rsidRDefault="00A6696C" w:rsidP="00CC43C5">
      <w:pPr>
        <w:spacing w:before="240"/>
      </w:pPr>
      <w:r w:rsidRPr="001E01CD">
        <w:lastRenderedPageBreak/>
        <w:t xml:space="preserve">System factors are applied to the nominal resistance to reflect the level of redundancy of the superstructure </w:t>
      </w:r>
      <w:sdt>
        <w:sdtPr>
          <w:id w:val="2029605606"/>
          <w:citation/>
        </w:sdtPr>
        <w:sdtContent>
          <w:r w:rsidR="00680E39">
            <w:fldChar w:fldCharType="begin"/>
          </w:r>
          <w:r w:rsidR="00680E39">
            <w:instrText xml:space="preserve">CITATION AAS14 \n  \l 1033 </w:instrText>
          </w:r>
          <w:r w:rsidR="00680E39">
            <w:fldChar w:fldCharType="separate"/>
          </w:r>
          <w:r w:rsidR="00680E39">
            <w:rPr>
              <w:noProof/>
            </w:rPr>
            <w:t>(AASHTO Manual for Bridge Evaluation, 2014)</w:t>
          </w:r>
          <w:r w:rsidR="00680E39">
            <w:fldChar w:fldCharType="end"/>
          </w:r>
        </w:sdtContent>
      </w:sdt>
      <w:r w:rsidRPr="001E01CD">
        <w:t>.  The resistance of a less redundant structure is reduced, resulting in a lower rating. System factors are provided in AASHTO Manual for Bridge Evaluation Article 6A.4.2.4, and</w:t>
      </w:r>
      <w:r w:rsidR="00AA6AD3" w:rsidRPr="001E01CD">
        <w:t xml:space="preserve"> repeated in </w:t>
      </w:r>
      <w:r w:rsidR="00AA21B3">
        <w:fldChar w:fldCharType="begin"/>
      </w:r>
      <w:r w:rsidR="00AA21B3">
        <w:instrText xml:space="preserve"> REF _Ref469511091 \h </w:instrText>
      </w:r>
      <w:r w:rsidR="00AA21B3">
        <w:fldChar w:fldCharType="separate"/>
      </w:r>
      <w:r w:rsidR="00AA21B3">
        <w:t xml:space="preserve">Table </w:t>
      </w:r>
      <w:r w:rsidR="00AA21B3">
        <w:rPr>
          <w:noProof/>
        </w:rPr>
        <w:t>12</w:t>
      </w:r>
      <w:r w:rsidR="00AA21B3">
        <w:fldChar w:fldCharType="end"/>
      </w:r>
      <w:r w:rsidRPr="001E01CD">
        <w:t xml:space="preserve"> below.</w:t>
      </w:r>
    </w:p>
    <w:p w14:paraId="1099676E" w14:textId="639EBA28" w:rsidR="00AA21B3" w:rsidRDefault="00AA21B3" w:rsidP="00AA21B3">
      <w:pPr>
        <w:pStyle w:val="Caption"/>
        <w:keepNext/>
      </w:pPr>
      <w:bookmarkStart w:id="301" w:name="_Ref469511091"/>
      <w:bookmarkStart w:id="302" w:name="_Toc469555983"/>
      <w:r>
        <w:t xml:space="preserve">Table </w:t>
      </w:r>
      <w:fldSimple w:instr=" SEQ Table \* ARABIC ">
        <w:r>
          <w:rPr>
            <w:noProof/>
          </w:rPr>
          <w:t>12</w:t>
        </w:r>
      </w:fldSimple>
      <w:bookmarkEnd w:id="301"/>
      <w:r>
        <w:t>. System Factors.</w:t>
      </w:r>
      <w:bookmarkEnd w:id="302"/>
    </w:p>
    <w:tbl>
      <w:tblPr>
        <w:tblStyle w:val="TableGrid"/>
        <w:tblW w:w="0" w:type="auto"/>
        <w:jc w:val="center"/>
        <w:tblLook w:val="04A0" w:firstRow="1" w:lastRow="0" w:firstColumn="1" w:lastColumn="0" w:noHBand="0" w:noVBand="1"/>
      </w:tblPr>
      <w:tblGrid>
        <w:gridCol w:w="3330"/>
        <w:gridCol w:w="3150"/>
      </w:tblGrid>
      <w:tr w:rsidR="00A6696C" w:rsidRPr="001E01CD" w14:paraId="699AD0F3" w14:textId="77777777" w:rsidTr="00A16908">
        <w:trPr>
          <w:jc w:val="center"/>
        </w:trPr>
        <w:tc>
          <w:tcPr>
            <w:tcW w:w="3330" w:type="dxa"/>
          </w:tcPr>
          <w:p w14:paraId="71AC41B8" w14:textId="09820ADD" w:rsidR="00A6696C" w:rsidRPr="001E01CD" w:rsidRDefault="00A6696C" w:rsidP="00CC43C5">
            <w:pPr>
              <w:rPr>
                <w:b/>
              </w:rPr>
            </w:pPr>
            <w:r w:rsidRPr="001E01CD">
              <w:rPr>
                <w:b/>
              </w:rPr>
              <w:t>Superstructure Type</w:t>
            </w:r>
          </w:p>
        </w:tc>
        <w:tc>
          <w:tcPr>
            <w:tcW w:w="3150" w:type="dxa"/>
          </w:tcPr>
          <w:p w14:paraId="78622E65" w14:textId="3B91B015" w:rsidR="00A6696C" w:rsidRPr="001E01CD" w:rsidRDefault="00A6696C" w:rsidP="00CC43C5">
            <w:proofErr w:type="spellStart"/>
            <w:r w:rsidRPr="001E01CD">
              <w:rPr>
                <w:rFonts w:cstheme="minorHAnsi"/>
              </w:rPr>
              <w:t>ϕ</w:t>
            </w:r>
            <w:r w:rsidRPr="001E01CD">
              <w:rPr>
                <w:vertAlign w:val="subscript"/>
              </w:rPr>
              <w:t>S</w:t>
            </w:r>
            <w:proofErr w:type="spellEnd"/>
          </w:p>
        </w:tc>
      </w:tr>
      <w:tr w:rsidR="00A6696C" w:rsidRPr="001E01CD" w14:paraId="71129478" w14:textId="77777777" w:rsidTr="00A16908">
        <w:trPr>
          <w:jc w:val="center"/>
        </w:trPr>
        <w:tc>
          <w:tcPr>
            <w:tcW w:w="3330" w:type="dxa"/>
          </w:tcPr>
          <w:p w14:paraId="734EE8A5" w14:textId="10AE3773" w:rsidR="00A6696C" w:rsidRPr="001E01CD" w:rsidRDefault="00A6696C" w:rsidP="00CC43C5">
            <w:pPr>
              <w:spacing w:before="120" w:after="120"/>
            </w:pPr>
            <w:r w:rsidRPr="001E01CD">
              <w:t>Welded members in Two-Girder/Truss/Arch Bridges</w:t>
            </w:r>
          </w:p>
        </w:tc>
        <w:tc>
          <w:tcPr>
            <w:tcW w:w="3150" w:type="dxa"/>
            <w:vAlign w:val="center"/>
          </w:tcPr>
          <w:p w14:paraId="353FF123" w14:textId="165C0FF1" w:rsidR="00A6696C" w:rsidRPr="001E01CD" w:rsidRDefault="00AA6AD3" w:rsidP="00CC43C5">
            <w:pPr>
              <w:spacing w:before="120" w:after="120"/>
            </w:pPr>
            <w:r w:rsidRPr="001E01CD">
              <w:t>0.85</w:t>
            </w:r>
          </w:p>
        </w:tc>
      </w:tr>
      <w:tr w:rsidR="00A6696C" w:rsidRPr="001E01CD" w14:paraId="48F9B8F5" w14:textId="77777777" w:rsidTr="00A16908">
        <w:trPr>
          <w:jc w:val="center"/>
        </w:trPr>
        <w:tc>
          <w:tcPr>
            <w:tcW w:w="3330" w:type="dxa"/>
          </w:tcPr>
          <w:p w14:paraId="70D6A7BE" w14:textId="113B3B35" w:rsidR="00A6696C" w:rsidRPr="001E01CD" w:rsidRDefault="00A6696C" w:rsidP="00CC43C5">
            <w:pPr>
              <w:spacing w:before="120" w:after="120"/>
            </w:pPr>
            <w:r w:rsidRPr="001E01CD">
              <w:t>Riveted members in Two-Girder/Truss/Arch Bridges</w:t>
            </w:r>
          </w:p>
        </w:tc>
        <w:tc>
          <w:tcPr>
            <w:tcW w:w="3150" w:type="dxa"/>
            <w:vAlign w:val="center"/>
          </w:tcPr>
          <w:p w14:paraId="75EE1071" w14:textId="4C29993D" w:rsidR="00A6696C" w:rsidRPr="001E01CD" w:rsidRDefault="00AA6AD3" w:rsidP="00CC43C5">
            <w:pPr>
              <w:spacing w:before="120" w:after="120"/>
            </w:pPr>
            <w:r w:rsidRPr="001E01CD">
              <w:t>0.90</w:t>
            </w:r>
          </w:p>
        </w:tc>
      </w:tr>
      <w:tr w:rsidR="00A6696C" w:rsidRPr="001E01CD" w14:paraId="6847D8BA" w14:textId="77777777" w:rsidTr="00A16908">
        <w:trPr>
          <w:jc w:val="center"/>
        </w:trPr>
        <w:tc>
          <w:tcPr>
            <w:tcW w:w="3330" w:type="dxa"/>
          </w:tcPr>
          <w:p w14:paraId="2F397D3A" w14:textId="7A20623F" w:rsidR="00A6696C" w:rsidRPr="001E01CD" w:rsidRDefault="00A6696C" w:rsidP="00CC43C5">
            <w:pPr>
              <w:spacing w:before="120" w:after="120"/>
            </w:pPr>
            <w:r w:rsidRPr="001E01CD">
              <w:t xml:space="preserve">Multiple </w:t>
            </w:r>
            <w:proofErr w:type="spellStart"/>
            <w:r w:rsidRPr="001E01CD">
              <w:t>Eyebar</w:t>
            </w:r>
            <w:proofErr w:type="spellEnd"/>
            <w:r w:rsidRPr="001E01CD">
              <w:t xml:space="preserve"> Members in Truss Bridges</w:t>
            </w:r>
          </w:p>
        </w:tc>
        <w:tc>
          <w:tcPr>
            <w:tcW w:w="3150" w:type="dxa"/>
            <w:vAlign w:val="center"/>
          </w:tcPr>
          <w:p w14:paraId="4B85D4F7" w14:textId="68FD940C" w:rsidR="00A6696C" w:rsidRPr="001E01CD" w:rsidRDefault="00AA6AD3" w:rsidP="00CC43C5">
            <w:pPr>
              <w:spacing w:before="120" w:after="120"/>
            </w:pPr>
            <w:r w:rsidRPr="001E01CD">
              <w:t>0.90</w:t>
            </w:r>
          </w:p>
        </w:tc>
      </w:tr>
      <w:tr w:rsidR="00A6696C" w:rsidRPr="001E01CD" w14:paraId="79AF7381" w14:textId="77777777" w:rsidTr="00A16908">
        <w:trPr>
          <w:jc w:val="center"/>
        </w:trPr>
        <w:tc>
          <w:tcPr>
            <w:tcW w:w="3330" w:type="dxa"/>
          </w:tcPr>
          <w:p w14:paraId="085D44B2" w14:textId="47FAAA4F" w:rsidR="00A6696C" w:rsidRPr="001E01CD" w:rsidRDefault="00A6696C" w:rsidP="00CC43C5">
            <w:pPr>
              <w:spacing w:before="120" w:after="120"/>
            </w:pPr>
            <w:r w:rsidRPr="001E01CD">
              <w:t>Three-Girder Bridges with Girder Spacing of 6ft</w:t>
            </w:r>
          </w:p>
        </w:tc>
        <w:tc>
          <w:tcPr>
            <w:tcW w:w="3150" w:type="dxa"/>
            <w:vAlign w:val="center"/>
          </w:tcPr>
          <w:p w14:paraId="7D211855" w14:textId="2E13FA15" w:rsidR="00A6696C" w:rsidRPr="001E01CD" w:rsidRDefault="00AA6AD3" w:rsidP="00CC43C5">
            <w:pPr>
              <w:spacing w:before="120" w:after="120"/>
            </w:pPr>
            <w:r w:rsidRPr="001E01CD">
              <w:t>0.85</w:t>
            </w:r>
          </w:p>
        </w:tc>
      </w:tr>
      <w:tr w:rsidR="00A6696C" w:rsidRPr="001E01CD" w14:paraId="68374759" w14:textId="77777777" w:rsidTr="00A16908">
        <w:trPr>
          <w:jc w:val="center"/>
        </w:trPr>
        <w:tc>
          <w:tcPr>
            <w:tcW w:w="3330" w:type="dxa"/>
          </w:tcPr>
          <w:p w14:paraId="5DAF0C67" w14:textId="23A77E13" w:rsidR="00A6696C" w:rsidRPr="001E01CD" w:rsidRDefault="00A6696C" w:rsidP="00CC43C5">
            <w:pPr>
              <w:spacing w:before="120" w:after="120"/>
            </w:pPr>
            <w:r w:rsidRPr="001E01CD">
              <w:t xml:space="preserve">Four-Girder Bridges with Girder Spacing </w:t>
            </w:r>
            <w:r w:rsidRPr="001E01CD">
              <w:rPr>
                <w:rFonts w:cstheme="minorHAnsi"/>
              </w:rPr>
              <w:t>≤</w:t>
            </w:r>
            <w:r w:rsidRPr="001E01CD">
              <w:t xml:space="preserve"> 4ft</w:t>
            </w:r>
          </w:p>
        </w:tc>
        <w:tc>
          <w:tcPr>
            <w:tcW w:w="3150" w:type="dxa"/>
            <w:vAlign w:val="center"/>
          </w:tcPr>
          <w:p w14:paraId="1F7BB764" w14:textId="1F4B2656" w:rsidR="00A6696C" w:rsidRPr="001E01CD" w:rsidRDefault="00AA6AD3" w:rsidP="00CC43C5">
            <w:pPr>
              <w:spacing w:before="120" w:after="120"/>
            </w:pPr>
            <w:r w:rsidRPr="001E01CD">
              <w:t>0.95</w:t>
            </w:r>
          </w:p>
        </w:tc>
      </w:tr>
      <w:tr w:rsidR="00A6696C" w:rsidRPr="001E01CD" w14:paraId="0599A20A" w14:textId="77777777" w:rsidTr="00A16908">
        <w:trPr>
          <w:jc w:val="center"/>
        </w:trPr>
        <w:tc>
          <w:tcPr>
            <w:tcW w:w="3330" w:type="dxa"/>
          </w:tcPr>
          <w:p w14:paraId="0BEF3814" w14:textId="067A95C7" w:rsidR="00A6696C" w:rsidRPr="001E01CD" w:rsidRDefault="00A6696C" w:rsidP="00CC43C5">
            <w:pPr>
              <w:spacing w:before="120" w:after="120"/>
            </w:pPr>
            <w:r w:rsidRPr="001E01CD">
              <w:t>All Other Girder and Slab Bridges</w:t>
            </w:r>
          </w:p>
        </w:tc>
        <w:tc>
          <w:tcPr>
            <w:tcW w:w="3150" w:type="dxa"/>
            <w:vAlign w:val="center"/>
          </w:tcPr>
          <w:p w14:paraId="7346FE60" w14:textId="341DC92B" w:rsidR="00A6696C" w:rsidRPr="001E01CD" w:rsidRDefault="00AA6AD3" w:rsidP="00CC43C5">
            <w:pPr>
              <w:spacing w:before="120" w:after="120"/>
            </w:pPr>
            <w:r w:rsidRPr="001E01CD">
              <w:t>1.00</w:t>
            </w:r>
          </w:p>
        </w:tc>
      </w:tr>
      <w:tr w:rsidR="00A6696C" w:rsidRPr="001E01CD" w14:paraId="557472AF" w14:textId="77777777" w:rsidTr="00A16908">
        <w:trPr>
          <w:jc w:val="center"/>
        </w:trPr>
        <w:tc>
          <w:tcPr>
            <w:tcW w:w="3330" w:type="dxa"/>
          </w:tcPr>
          <w:p w14:paraId="02021FD3" w14:textId="0C9DFE13" w:rsidR="00A6696C" w:rsidRPr="001E01CD" w:rsidRDefault="00A6696C" w:rsidP="00CC43C5">
            <w:pPr>
              <w:spacing w:before="120" w:after="120"/>
            </w:pPr>
            <w:r w:rsidRPr="001E01CD">
              <w:t>Floor-beams with Spacing &gt; 12ft and Non-Continuous Stringers</w:t>
            </w:r>
          </w:p>
        </w:tc>
        <w:tc>
          <w:tcPr>
            <w:tcW w:w="3150" w:type="dxa"/>
            <w:vAlign w:val="center"/>
          </w:tcPr>
          <w:p w14:paraId="268B9F8C" w14:textId="6ADB5FA2" w:rsidR="00A6696C" w:rsidRPr="001E01CD" w:rsidRDefault="00AA6AD3" w:rsidP="00CC43C5">
            <w:pPr>
              <w:spacing w:before="120" w:after="120"/>
            </w:pPr>
            <w:r w:rsidRPr="001E01CD">
              <w:t>0.85</w:t>
            </w:r>
          </w:p>
        </w:tc>
      </w:tr>
      <w:tr w:rsidR="00A6696C" w:rsidRPr="001E01CD" w14:paraId="4277D800" w14:textId="77777777" w:rsidTr="00A16908">
        <w:trPr>
          <w:jc w:val="center"/>
        </w:trPr>
        <w:tc>
          <w:tcPr>
            <w:tcW w:w="3330" w:type="dxa"/>
          </w:tcPr>
          <w:p w14:paraId="65AF4283" w14:textId="6115510D" w:rsidR="00A6696C" w:rsidRPr="001E01CD" w:rsidRDefault="00A6696C" w:rsidP="00CC43C5">
            <w:pPr>
              <w:spacing w:before="120" w:after="120"/>
            </w:pPr>
            <w:r w:rsidRPr="001E01CD">
              <w:t>Redundant Stringer Subsystems between Floor-beams</w:t>
            </w:r>
          </w:p>
        </w:tc>
        <w:tc>
          <w:tcPr>
            <w:tcW w:w="3150" w:type="dxa"/>
            <w:vAlign w:val="center"/>
          </w:tcPr>
          <w:p w14:paraId="0F97828B" w14:textId="0B28080B" w:rsidR="00A6696C" w:rsidRPr="001E01CD" w:rsidRDefault="00AA6AD3" w:rsidP="00CC43C5">
            <w:pPr>
              <w:spacing w:before="120" w:after="120"/>
            </w:pPr>
            <w:r w:rsidRPr="001E01CD">
              <w:t>1.00</w:t>
            </w:r>
          </w:p>
        </w:tc>
      </w:tr>
    </w:tbl>
    <w:p w14:paraId="0B2888CF" w14:textId="77777777" w:rsidR="00A6696C" w:rsidRPr="001E01CD" w:rsidRDefault="00A6696C" w:rsidP="00CC43C5">
      <w:pPr>
        <w:spacing w:before="240"/>
      </w:pPr>
    </w:p>
    <w:p w14:paraId="2D88B7FB" w14:textId="04D88EED" w:rsidR="003B55A9" w:rsidRPr="001E01CD" w:rsidRDefault="003B55A9" w:rsidP="00CC43C5">
      <w:pPr>
        <w:pStyle w:val="Heading2"/>
      </w:pPr>
      <w:bookmarkStart w:id="303" w:name="_Toc469493913"/>
      <w:r w:rsidRPr="001E01CD">
        <w:t>Nominal Resistance</w:t>
      </w:r>
      <w:bookmarkEnd w:id="303"/>
      <w:r w:rsidRPr="001E01CD">
        <w:t xml:space="preserve"> </w:t>
      </w:r>
    </w:p>
    <w:p w14:paraId="5B1335D3" w14:textId="0CCA38AF" w:rsidR="004F501A" w:rsidRPr="001E01CD" w:rsidRDefault="00AA21B3" w:rsidP="00CC43C5">
      <w:r>
        <w:fldChar w:fldCharType="begin"/>
      </w:r>
      <w:r>
        <w:instrText xml:space="preserve"> REF _Ref469511130 \h </w:instrText>
      </w:r>
      <w:r>
        <w:fldChar w:fldCharType="separate"/>
      </w:r>
      <w:r>
        <w:t xml:space="preserve">Table </w:t>
      </w:r>
      <w:r>
        <w:rPr>
          <w:noProof/>
        </w:rPr>
        <w:t>13</w:t>
      </w:r>
      <w:r>
        <w:fldChar w:fldCharType="end"/>
      </w:r>
      <w:r w:rsidR="005725C8" w:rsidRPr="001E01CD">
        <w:t xml:space="preserve"> below summarizes the </w:t>
      </w:r>
      <w:r w:rsidR="004F501A" w:rsidRPr="001E01CD">
        <w:t xml:space="preserve">values of resistance that are evaluated in the load rating calculation. The dead and live load responses to be used in this </w:t>
      </w:r>
      <w:r w:rsidR="001E01CD" w:rsidRPr="001E01CD">
        <w:t>e</w:t>
      </w:r>
      <w:r w:rsidR="00441F04" w:rsidRPr="001E01CD">
        <w:t>quation</w:t>
      </w:r>
      <w:r w:rsidR="004F501A" w:rsidRPr="001E01CD">
        <w:t xml:space="preserve"> are dependent on the units (units of moment or units of stress) of the resistance calculated for the cross-section.</w:t>
      </w:r>
    </w:p>
    <w:p w14:paraId="34125AF7" w14:textId="3A6CE58A" w:rsidR="00AA21B3" w:rsidRDefault="00AA21B3" w:rsidP="00AA21B3">
      <w:pPr>
        <w:pStyle w:val="Caption"/>
        <w:keepNext/>
      </w:pPr>
      <w:bookmarkStart w:id="304" w:name="_Ref469511130"/>
      <w:bookmarkStart w:id="305" w:name="_Toc469555984"/>
      <w:r>
        <w:lastRenderedPageBreak/>
        <w:t xml:space="preserve">Table </w:t>
      </w:r>
      <w:fldSimple w:instr=" SEQ Table \* ARABIC ">
        <w:r>
          <w:rPr>
            <w:noProof/>
          </w:rPr>
          <w:t>13</w:t>
        </w:r>
      </w:fldSimple>
      <w:bookmarkEnd w:id="304"/>
      <w:r>
        <w:t>. Values of resistance used for load rating.</w:t>
      </w:r>
      <w:bookmarkEnd w:id="305"/>
    </w:p>
    <w:tbl>
      <w:tblPr>
        <w:tblStyle w:val="TableGrid"/>
        <w:tblW w:w="0" w:type="auto"/>
        <w:tblLook w:val="04A0" w:firstRow="1" w:lastRow="0" w:firstColumn="1" w:lastColumn="0" w:noHBand="0" w:noVBand="1"/>
      </w:tblPr>
      <w:tblGrid>
        <w:gridCol w:w="3116"/>
        <w:gridCol w:w="3117"/>
        <w:gridCol w:w="3117"/>
      </w:tblGrid>
      <w:tr w:rsidR="004F501A" w:rsidRPr="001E01CD" w14:paraId="6701C79B" w14:textId="77777777" w:rsidTr="004F501A">
        <w:tc>
          <w:tcPr>
            <w:tcW w:w="3116" w:type="dxa"/>
          </w:tcPr>
          <w:p w14:paraId="6A6E7048" w14:textId="533B70B5" w:rsidR="004F501A" w:rsidRPr="001E01CD" w:rsidRDefault="004F501A" w:rsidP="00CC43C5">
            <w:pPr>
              <w:rPr>
                <w:b/>
              </w:rPr>
            </w:pPr>
            <w:r w:rsidRPr="001E01CD">
              <w:rPr>
                <w:b/>
              </w:rPr>
              <w:t>Case</w:t>
            </w:r>
          </w:p>
        </w:tc>
        <w:tc>
          <w:tcPr>
            <w:tcW w:w="3117" w:type="dxa"/>
          </w:tcPr>
          <w:p w14:paraId="29D67CC2" w14:textId="113A5A3A" w:rsidR="004F501A" w:rsidRPr="001E01CD" w:rsidRDefault="004F501A" w:rsidP="00CC43C5">
            <w:pPr>
              <w:rPr>
                <w:b/>
              </w:rPr>
            </w:pPr>
            <w:r w:rsidRPr="001E01CD">
              <w:rPr>
                <w:b/>
              </w:rPr>
              <w:t>Strength I Resistance</w:t>
            </w:r>
          </w:p>
        </w:tc>
        <w:tc>
          <w:tcPr>
            <w:tcW w:w="3117" w:type="dxa"/>
          </w:tcPr>
          <w:p w14:paraId="247CE8F5" w14:textId="1F679A78" w:rsidR="004F501A" w:rsidRPr="001E01CD" w:rsidRDefault="004F501A" w:rsidP="00CC43C5">
            <w:pPr>
              <w:rPr>
                <w:b/>
              </w:rPr>
            </w:pPr>
            <w:r w:rsidRPr="001E01CD">
              <w:rPr>
                <w:b/>
              </w:rPr>
              <w:t>Service II Resistance</w:t>
            </w:r>
          </w:p>
        </w:tc>
      </w:tr>
      <w:tr w:rsidR="004F501A" w:rsidRPr="001E01CD" w14:paraId="4993C02C" w14:textId="77777777" w:rsidTr="002A1E00">
        <w:tc>
          <w:tcPr>
            <w:tcW w:w="3116" w:type="dxa"/>
          </w:tcPr>
          <w:p w14:paraId="4A5385E3" w14:textId="0015F794" w:rsidR="004F501A" w:rsidRPr="001E01CD" w:rsidRDefault="004F501A" w:rsidP="00CC43C5">
            <w:pPr>
              <w:spacing w:before="120" w:after="120"/>
            </w:pPr>
            <w:r w:rsidRPr="001E01CD">
              <w:t>Compact, Composite Section in Positive Flexure</w:t>
            </w:r>
          </w:p>
        </w:tc>
        <w:tc>
          <w:tcPr>
            <w:tcW w:w="3117" w:type="dxa"/>
            <w:vAlign w:val="center"/>
          </w:tcPr>
          <w:p w14:paraId="0144239F" w14:textId="0ABE7279" w:rsidR="004F501A" w:rsidRPr="001E01CD" w:rsidRDefault="002A1E00" w:rsidP="00CC43C5">
            <w:pPr>
              <w:spacing w:before="120" w:after="120"/>
            </w:pPr>
            <w:proofErr w:type="spellStart"/>
            <w:r w:rsidRPr="001E01CD">
              <w:t>M</w:t>
            </w:r>
            <w:r w:rsidRPr="001E01CD">
              <w:rPr>
                <w:vertAlign w:val="subscript"/>
              </w:rPr>
              <w:t>n</w:t>
            </w:r>
            <w:proofErr w:type="spellEnd"/>
            <w:r w:rsidRPr="001E01CD">
              <w:t xml:space="preserve"> [</w:t>
            </w:r>
            <w:proofErr w:type="spellStart"/>
            <w:r w:rsidRPr="001E01CD">
              <w:t>lb</w:t>
            </w:r>
            <w:proofErr w:type="spellEnd"/>
            <w:r w:rsidRPr="001E01CD">
              <w:t>-in], [k-</w:t>
            </w:r>
            <w:proofErr w:type="spellStart"/>
            <w:r w:rsidRPr="001E01CD">
              <w:t>ft</w:t>
            </w:r>
            <w:proofErr w:type="spellEnd"/>
            <w:r w:rsidRPr="001E01CD">
              <w:t>]</w:t>
            </w:r>
          </w:p>
        </w:tc>
        <w:tc>
          <w:tcPr>
            <w:tcW w:w="3117" w:type="dxa"/>
            <w:vAlign w:val="center"/>
          </w:tcPr>
          <w:p w14:paraId="2E17292F" w14:textId="1FCF08D5" w:rsidR="004F501A" w:rsidRPr="001E01CD" w:rsidRDefault="002A1E00" w:rsidP="00CC43C5">
            <w:pPr>
              <w:spacing w:before="120" w:after="120"/>
            </w:pPr>
            <w:proofErr w:type="spellStart"/>
            <w:r w:rsidRPr="001E01CD">
              <w:t>F</w:t>
            </w:r>
            <w:r w:rsidRPr="001E01CD">
              <w:rPr>
                <w:vertAlign w:val="subscript"/>
              </w:rPr>
              <w:t>n</w:t>
            </w:r>
            <w:proofErr w:type="spellEnd"/>
            <w:r w:rsidRPr="001E01CD">
              <w:t xml:space="preserve"> [</w:t>
            </w:r>
            <w:proofErr w:type="spellStart"/>
            <w:r w:rsidRPr="001E01CD">
              <w:t>lb</w:t>
            </w:r>
            <w:proofErr w:type="spellEnd"/>
            <w:r w:rsidRPr="001E01CD">
              <w:t>/in</w:t>
            </w:r>
            <w:r w:rsidRPr="001E01CD">
              <w:rPr>
                <w:vertAlign w:val="superscript"/>
              </w:rPr>
              <w:t>2</w:t>
            </w:r>
            <w:r w:rsidRPr="001E01CD">
              <w:t>], [k/in</w:t>
            </w:r>
            <w:r w:rsidRPr="001E01CD">
              <w:rPr>
                <w:vertAlign w:val="superscript"/>
              </w:rPr>
              <w:t>2</w:t>
            </w:r>
            <w:r w:rsidRPr="001E01CD">
              <w:t>]</w:t>
            </w:r>
          </w:p>
        </w:tc>
      </w:tr>
      <w:tr w:rsidR="004F501A" w:rsidRPr="001E01CD" w14:paraId="6FEAD105" w14:textId="77777777" w:rsidTr="002A1E00">
        <w:tc>
          <w:tcPr>
            <w:tcW w:w="3116" w:type="dxa"/>
          </w:tcPr>
          <w:p w14:paraId="444043FE" w14:textId="767956B8" w:rsidR="004F501A" w:rsidRPr="001E01CD" w:rsidRDefault="004F501A" w:rsidP="00CC43C5">
            <w:pPr>
              <w:spacing w:before="120" w:after="120"/>
            </w:pPr>
            <w:r w:rsidRPr="001E01CD">
              <w:t>Non-Compact, Composite Section in Positive Flexure</w:t>
            </w:r>
          </w:p>
        </w:tc>
        <w:tc>
          <w:tcPr>
            <w:tcW w:w="3117" w:type="dxa"/>
            <w:vAlign w:val="center"/>
          </w:tcPr>
          <w:p w14:paraId="707D4DEC" w14:textId="6CA1CEB2" w:rsidR="004F501A" w:rsidRPr="001E01CD" w:rsidRDefault="002A1E00" w:rsidP="00CC43C5">
            <w:pPr>
              <w:spacing w:before="120" w:after="120"/>
            </w:pPr>
            <w:proofErr w:type="spellStart"/>
            <w:r w:rsidRPr="001E01CD">
              <w:t>F</w:t>
            </w:r>
            <w:r w:rsidRPr="001E01CD">
              <w:rPr>
                <w:vertAlign w:val="subscript"/>
              </w:rPr>
              <w:t>n</w:t>
            </w:r>
            <w:proofErr w:type="spellEnd"/>
            <w:r w:rsidRPr="001E01CD">
              <w:t xml:space="preserve"> [</w:t>
            </w:r>
            <w:proofErr w:type="spellStart"/>
            <w:r w:rsidRPr="001E01CD">
              <w:t>lb</w:t>
            </w:r>
            <w:proofErr w:type="spellEnd"/>
            <w:r w:rsidRPr="001E01CD">
              <w:t>/in</w:t>
            </w:r>
            <w:r w:rsidRPr="001E01CD">
              <w:rPr>
                <w:vertAlign w:val="superscript"/>
              </w:rPr>
              <w:t>2</w:t>
            </w:r>
            <w:r w:rsidRPr="001E01CD">
              <w:t>], [k/in</w:t>
            </w:r>
            <w:r w:rsidRPr="001E01CD">
              <w:rPr>
                <w:vertAlign w:val="superscript"/>
              </w:rPr>
              <w:t>2</w:t>
            </w:r>
            <w:r w:rsidRPr="001E01CD">
              <w:t>]</w:t>
            </w:r>
          </w:p>
        </w:tc>
        <w:tc>
          <w:tcPr>
            <w:tcW w:w="3117" w:type="dxa"/>
            <w:vAlign w:val="center"/>
          </w:tcPr>
          <w:p w14:paraId="12235118" w14:textId="4C0FC98A" w:rsidR="004F501A" w:rsidRPr="001E01CD" w:rsidRDefault="002A1E00" w:rsidP="00CC43C5">
            <w:pPr>
              <w:spacing w:before="120" w:after="120"/>
            </w:pPr>
            <w:proofErr w:type="spellStart"/>
            <w:r w:rsidRPr="001E01CD">
              <w:t>Fn</w:t>
            </w:r>
            <w:proofErr w:type="spellEnd"/>
            <w:r w:rsidRPr="001E01CD">
              <w:t xml:space="preserve"> [</w:t>
            </w:r>
            <w:proofErr w:type="spellStart"/>
            <w:r w:rsidRPr="001E01CD">
              <w:t>lb</w:t>
            </w:r>
            <w:proofErr w:type="spellEnd"/>
            <w:r w:rsidRPr="001E01CD">
              <w:t>/in</w:t>
            </w:r>
            <w:r w:rsidRPr="001E01CD">
              <w:rPr>
                <w:vertAlign w:val="superscript"/>
              </w:rPr>
              <w:t>2</w:t>
            </w:r>
            <w:r w:rsidRPr="001E01CD">
              <w:t>], [k/in</w:t>
            </w:r>
            <w:r w:rsidRPr="001E01CD">
              <w:rPr>
                <w:vertAlign w:val="superscript"/>
              </w:rPr>
              <w:t>2</w:t>
            </w:r>
            <w:r w:rsidRPr="001E01CD">
              <w:t>]</w:t>
            </w:r>
          </w:p>
        </w:tc>
      </w:tr>
      <w:tr w:rsidR="004F501A" w:rsidRPr="001E01CD" w14:paraId="1A8425DD" w14:textId="77777777" w:rsidTr="002A1E00">
        <w:tc>
          <w:tcPr>
            <w:tcW w:w="3116" w:type="dxa"/>
          </w:tcPr>
          <w:p w14:paraId="1E619BB6" w14:textId="48938D0B" w:rsidR="004F501A" w:rsidRPr="001E01CD" w:rsidRDefault="004F501A" w:rsidP="00CC43C5">
            <w:pPr>
              <w:spacing w:before="120" w:after="120"/>
            </w:pPr>
            <w:r w:rsidRPr="001E01CD">
              <w:t>Non-Composite Section in Negative Flexure</w:t>
            </w:r>
          </w:p>
        </w:tc>
        <w:tc>
          <w:tcPr>
            <w:tcW w:w="3117" w:type="dxa"/>
            <w:vAlign w:val="center"/>
          </w:tcPr>
          <w:p w14:paraId="219F685D" w14:textId="46D52266" w:rsidR="004F501A" w:rsidRPr="001E01CD" w:rsidRDefault="002A1E00" w:rsidP="00CC43C5">
            <w:pPr>
              <w:spacing w:before="120" w:after="120"/>
            </w:pPr>
            <w:proofErr w:type="spellStart"/>
            <w:r w:rsidRPr="001E01CD">
              <w:t>F</w:t>
            </w:r>
            <w:r w:rsidRPr="001E01CD">
              <w:rPr>
                <w:vertAlign w:val="subscript"/>
              </w:rPr>
              <w:t>n</w:t>
            </w:r>
            <w:proofErr w:type="spellEnd"/>
            <w:r w:rsidRPr="001E01CD">
              <w:t xml:space="preserve"> [</w:t>
            </w:r>
            <w:proofErr w:type="spellStart"/>
            <w:r w:rsidRPr="001E01CD">
              <w:t>lb</w:t>
            </w:r>
            <w:proofErr w:type="spellEnd"/>
            <w:r w:rsidRPr="001E01CD">
              <w:t>/in</w:t>
            </w:r>
            <w:r w:rsidRPr="001E01CD">
              <w:rPr>
                <w:vertAlign w:val="superscript"/>
              </w:rPr>
              <w:t>2</w:t>
            </w:r>
            <w:r w:rsidRPr="001E01CD">
              <w:t>], [k/in</w:t>
            </w:r>
            <w:r w:rsidRPr="001E01CD">
              <w:rPr>
                <w:vertAlign w:val="superscript"/>
              </w:rPr>
              <w:t>2</w:t>
            </w:r>
            <w:r w:rsidRPr="001E01CD">
              <w:t>]</w:t>
            </w:r>
          </w:p>
        </w:tc>
        <w:tc>
          <w:tcPr>
            <w:tcW w:w="3117" w:type="dxa"/>
            <w:vAlign w:val="center"/>
          </w:tcPr>
          <w:p w14:paraId="7B738A0E" w14:textId="74362DC5" w:rsidR="004F501A" w:rsidRPr="001E01CD" w:rsidRDefault="002A1E00" w:rsidP="00CC43C5">
            <w:pPr>
              <w:spacing w:before="120" w:after="120"/>
            </w:pPr>
            <w:proofErr w:type="spellStart"/>
            <w:r w:rsidRPr="001E01CD">
              <w:t>F</w:t>
            </w:r>
            <w:r w:rsidRPr="001E01CD">
              <w:rPr>
                <w:vertAlign w:val="subscript"/>
              </w:rPr>
              <w:t>n</w:t>
            </w:r>
            <w:proofErr w:type="spellEnd"/>
            <w:r w:rsidRPr="001E01CD">
              <w:t xml:space="preserve"> [</w:t>
            </w:r>
            <w:proofErr w:type="spellStart"/>
            <w:r w:rsidRPr="001E01CD">
              <w:t>lb</w:t>
            </w:r>
            <w:proofErr w:type="spellEnd"/>
            <w:r w:rsidRPr="001E01CD">
              <w:t>/in</w:t>
            </w:r>
            <w:r w:rsidRPr="001E01CD">
              <w:rPr>
                <w:vertAlign w:val="superscript"/>
              </w:rPr>
              <w:t>2</w:t>
            </w:r>
            <w:r w:rsidRPr="001E01CD">
              <w:t>], [k/in</w:t>
            </w:r>
            <w:r w:rsidRPr="001E01CD">
              <w:rPr>
                <w:vertAlign w:val="superscript"/>
              </w:rPr>
              <w:t>2</w:t>
            </w:r>
            <w:r w:rsidRPr="001E01CD">
              <w:t>]</w:t>
            </w:r>
          </w:p>
        </w:tc>
      </w:tr>
      <w:tr w:rsidR="004F501A" w:rsidRPr="001E01CD" w14:paraId="13FF30C9" w14:textId="77777777" w:rsidTr="002A1E00">
        <w:tc>
          <w:tcPr>
            <w:tcW w:w="3116" w:type="dxa"/>
          </w:tcPr>
          <w:p w14:paraId="5AAD3C9E" w14:textId="12B2F05E" w:rsidR="004F501A" w:rsidRPr="001E01CD" w:rsidRDefault="004F501A" w:rsidP="00CC43C5">
            <w:pPr>
              <w:spacing w:before="120" w:after="120"/>
            </w:pPr>
            <w:r w:rsidRPr="001E01CD">
              <w:t>Section in Shear</w:t>
            </w:r>
          </w:p>
        </w:tc>
        <w:tc>
          <w:tcPr>
            <w:tcW w:w="3117" w:type="dxa"/>
            <w:vAlign w:val="center"/>
          </w:tcPr>
          <w:p w14:paraId="42FB4F1E" w14:textId="5939E02A" w:rsidR="004F501A" w:rsidRPr="001E01CD" w:rsidRDefault="002A1E00" w:rsidP="00CC43C5">
            <w:pPr>
              <w:spacing w:before="120" w:after="120"/>
            </w:pPr>
            <w:proofErr w:type="spellStart"/>
            <w:r w:rsidRPr="001E01CD">
              <w:t>V</w:t>
            </w:r>
            <w:r w:rsidRPr="001E01CD">
              <w:rPr>
                <w:vertAlign w:val="subscript"/>
              </w:rPr>
              <w:t>n</w:t>
            </w:r>
            <w:proofErr w:type="spellEnd"/>
            <w:r w:rsidRPr="001E01CD">
              <w:t xml:space="preserve"> [</w:t>
            </w:r>
            <w:proofErr w:type="spellStart"/>
            <w:r w:rsidRPr="001E01CD">
              <w:t>lb</w:t>
            </w:r>
            <w:proofErr w:type="spellEnd"/>
            <w:r w:rsidRPr="001E01CD">
              <w:t>], [k]</w:t>
            </w:r>
          </w:p>
        </w:tc>
        <w:tc>
          <w:tcPr>
            <w:tcW w:w="3117" w:type="dxa"/>
            <w:vAlign w:val="center"/>
          </w:tcPr>
          <w:p w14:paraId="3E1703F2" w14:textId="63DBAE84" w:rsidR="004F501A" w:rsidRPr="001E01CD" w:rsidRDefault="002A1E00" w:rsidP="00CC43C5">
            <w:pPr>
              <w:spacing w:before="120" w:after="120"/>
            </w:pPr>
            <w:r w:rsidRPr="001E01CD">
              <w:t>NA</w:t>
            </w:r>
          </w:p>
        </w:tc>
      </w:tr>
    </w:tbl>
    <w:p w14:paraId="3DC44E66" w14:textId="53353B70" w:rsidR="003B55A9" w:rsidRPr="001E01CD" w:rsidRDefault="003B55A9" w:rsidP="00CC43C5"/>
    <w:p w14:paraId="3FDA3E7C" w14:textId="6EB59ADC" w:rsidR="003B55A9" w:rsidRPr="001E01CD" w:rsidRDefault="003B55A9" w:rsidP="00CC43C5">
      <w:pPr>
        <w:pStyle w:val="Heading2"/>
      </w:pPr>
      <w:bookmarkStart w:id="306" w:name="_Toc469493914"/>
      <w:r w:rsidRPr="001E01CD">
        <w:t>LRFD Load Factors for Resistance, Dead Load, and Live Load</w:t>
      </w:r>
      <w:bookmarkEnd w:id="306"/>
    </w:p>
    <w:p w14:paraId="4802D8E4" w14:textId="7424F5EE" w:rsidR="005725C8" w:rsidRPr="001E01CD" w:rsidRDefault="00AA21B3" w:rsidP="00CC43C5">
      <w:r>
        <w:fldChar w:fldCharType="begin"/>
      </w:r>
      <w:r>
        <w:instrText xml:space="preserve"> REF _Ref469511175 \h </w:instrText>
      </w:r>
      <w:r>
        <w:fldChar w:fldCharType="separate"/>
      </w:r>
      <w:r>
        <w:t xml:space="preserve">Table </w:t>
      </w:r>
      <w:r>
        <w:rPr>
          <w:noProof/>
        </w:rPr>
        <w:t>14</w:t>
      </w:r>
      <w:r>
        <w:fldChar w:fldCharType="end"/>
      </w:r>
      <w:r w:rsidR="005725C8" w:rsidRPr="001E01CD">
        <w:t xml:space="preserve"> below provides the LRFD load factors for resistance, dead load, and live load, adopted from AASHTO Manual for Bridge Evaluation Article 6.4.2.2.</w:t>
      </w:r>
    </w:p>
    <w:p w14:paraId="1B22DBED" w14:textId="3777EFEB" w:rsidR="00AA21B3" w:rsidRDefault="00AA21B3" w:rsidP="00AA21B3">
      <w:pPr>
        <w:pStyle w:val="Caption"/>
        <w:keepNext/>
      </w:pPr>
      <w:bookmarkStart w:id="307" w:name="_Ref469511175"/>
      <w:bookmarkStart w:id="308" w:name="_Toc469555985"/>
      <w:r>
        <w:t xml:space="preserve">Table </w:t>
      </w:r>
      <w:fldSimple w:instr=" SEQ Table \* ARABIC ">
        <w:r>
          <w:rPr>
            <w:noProof/>
          </w:rPr>
          <w:t>14</w:t>
        </w:r>
      </w:fldSimple>
      <w:bookmarkEnd w:id="307"/>
      <w:r>
        <w:t>. Load and resistance factors for load rating.</w:t>
      </w:r>
      <w:bookmarkEnd w:id="308"/>
    </w:p>
    <w:tbl>
      <w:tblPr>
        <w:tblW w:w="5020" w:type="dxa"/>
        <w:jc w:val="center"/>
        <w:tblLook w:val="04A0" w:firstRow="1" w:lastRow="0" w:firstColumn="1" w:lastColumn="0" w:noHBand="0" w:noVBand="1"/>
      </w:tblPr>
      <w:tblGrid>
        <w:gridCol w:w="2620"/>
        <w:gridCol w:w="1252"/>
        <w:gridCol w:w="1148"/>
      </w:tblGrid>
      <w:tr w:rsidR="00975FD5" w:rsidRPr="001E01CD" w14:paraId="78A340B7" w14:textId="77777777" w:rsidTr="005725C8">
        <w:trPr>
          <w:trHeight w:val="315"/>
          <w:jc w:val="center"/>
        </w:trPr>
        <w:tc>
          <w:tcPr>
            <w:tcW w:w="2620" w:type="dxa"/>
            <w:tcBorders>
              <w:top w:val="single" w:sz="4" w:space="0" w:color="auto"/>
              <w:left w:val="single" w:sz="4" w:space="0" w:color="auto"/>
              <w:bottom w:val="single" w:sz="4" w:space="0" w:color="auto"/>
              <w:right w:val="nil"/>
            </w:tcBorders>
            <w:vAlign w:val="center"/>
            <w:hideMark/>
          </w:tcPr>
          <w:p w14:paraId="1B20DA6A" w14:textId="0BEF83A9" w:rsidR="00975FD5" w:rsidRPr="001E01CD" w:rsidRDefault="005725C8" w:rsidP="00CC43C5">
            <w:pPr>
              <w:spacing w:after="0" w:line="240" w:lineRule="auto"/>
              <w:rPr>
                <w:rFonts w:ascii="Calibri" w:eastAsia="Times New Roman" w:hAnsi="Calibri" w:cs="Times New Roman"/>
                <w:b/>
                <w:bCs/>
                <w:color w:val="000000"/>
              </w:rPr>
            </w:pPr>
            <w:r w:rsidRPr="001E01CD">
              <w:rPr>
                <w:rFonts w:ascii="Calibri" w:eastAsia="Times New Roman" w:hAnsi="Calibri" w:cs="Times New Roman"/>
                <w:b/>
                <w:bCs/>
                <w:color w:val="000000"/>
              </w:rPr>
              <w:t>FACTORS</w:t>
            </w:r>
          </w:p>
        </w:tc>
        <w:tc>
          <w:tcPr>
            <w:tcW w:w="1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67CAAE" w14:textId="77777777"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Strength I</w:t>
            </w:r>
          </w:p>
        </w:tc>
        <w:tc>
          <w:tcPr>
            <w:tcW w:w="1148" w:type="dxa"/>
            <w:tcBorders>
              <w:top w:val="single" w:sz="4" w:space="0" w:color="auto"/>
              <w:left w:val="nil"/>
              <w:bottom w:val="single" w:sz="4" w:space="0" w:color="auto"/>
              <w:right w:val="single" w:sz="4" w:space="0" w:color="auto"/>
            </w:tcBorders>
            <w:shd w:val="clear" w:color="auto" w:fill="auto"/>
            <w:noWrap/>
            <w:vAlign w:val="center"/>
            <w:hideMark/>
          </w:tcPr>
          <w:p w14:paraId="66D75B90" w14:textId="77777777"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Service II</w:t>
            </w:r>
          </w:p>
        </w:tc>
      </w:tr>
      <w:tr w:rsidR="00975FD5" w:rsidRPr="001E01CD" w14:paraId="1EAF8BF0" w14:textId="77777777" w:rsidTr="005725C8">
        <w:trPr>
          <w:trHeight w:val="315"/>
          <w:jc w:val="center"/>
        </w:trPr>
        <w:tc>
          <w:tcPr>
            <w:tcW w:w="2620" w:type="dxa"/>
            <w:tcBorders>
              <w:top w:val="single" w:sz="4" w:space="0" w:color="auto"/>
              <w:left w:val="single" w:sz="4" w:space="0" w:color="auto"/>
              <w:bottom w:val="nil"/>
              <w:right w:val="single" w:sz="4" w:space="0" w:color="auto"/>
            </w:tcBorders>
            <w:shd w:val="clear" w:color="auto" w:fill="auto"/>
            <w:noWrap/>
            <w:vAlign w:val="center"/>
            <w:hideMark/>
          </w:tcPr>
          <w:p w14:paraId="29F691EF" w14:textId="7680545F"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Capacity (</w:t>
            </w:r>
            <w:r w:rsidR="002C0DDA" w:rsidRPr="001E01CD">
              <w:rPr>
                <w:rFonts w:ascii="Calibri" w:eastAsia="Times New Roman" w:hAnsi="Calibri" w:cs="Calibri"/>
                <w:color w:val="000000"/>
              </w:rPr>
              <w:t>ϕ</w:t>
            </w:r>
            <w:r w:rsidRPr="001E01CD">
              <w:rPr>
                <w:rFonts w:ascii="Calibri" w:eastAsia="Times New Roman" w:hAnsi="Calibri" w:cs="Times New Roman"/>
                <w:color w:val="000000"/>
              </w:rPr>
              <w:t>)</w:t>
            </w:r>
          </w:p>
        </w:tc>
        <w:tc>
          <w:tcPr>
            <w:tcW w:w="1252" w:type="dxa"/>
            <w:tcBorders>
              <w:top w:val="nil"/>
              <w:left w:val="nil"/>
              <w:bottom w:val="nil"/>
              <w:right w:val="single" w:sz="4" w:space="0" w:color="auto"/>
            </w:tcBorders>
            <w:shd w:val="clear" w:color="auto" w:fill="auto"/>
            <w:noWrap/>
            <w:vAlign w:val="center"/>
            <w:hideMark/>
          </w:tcPr>
          <w:p w14:paraId="73495590" w14:textId="77777777"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1.00</w:t>
            </w:r>
          </w:p>
        </w:tc>
        <w:tc>
          <w:tcPr>
            <w:tcW w:w="1148" w:type="dxa"/>
            <w:tcBorders>
              <w:top w:val="nil"/>
              <w:left w:val="nil"/>
              <w:bottom w:val="nil"/>
              <w:right w:val="single" w:sz="4" w:space="0" w:color="auto"/>
            </w:tcBorders>
            <w:shd w:val="clear" w:color="auto" w:fill="auto"/>
            <w:noWrap/>
            <w:vAlign w:val="center"/>
            <w:hideMark/>
          </w:tcPr>
          <w:p w14:paraId="5F646A0D" w14:textId="77777777"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1.00</w:t>
            </w:r>
          </w:p>
        </w:tc>
      </w:tr>
      <w:tr w:rsidR="00975FD5" w:rsidRPr="001E01CD" w14:paraId="3DFAACFD" w14:textId="77777777" w:rsidTr="005725C8">
        <w:trPr>
          <w:trHeight w:val="315"/>
          <w:jc w:val="center"/>
        </w:trPr>
        <w:tc>
          <w:tcPr>
            <w:tcW w:w="2620" w:type="dxa"/>
            <w:tcBorders>
              <w:top w:val="nil"/>
              <w:left w:val="single" w:sz="4" w:space="0" w:color="auto"/>
              <w:bottom w:val="nil"/>
              <w:right w:val="single" w:sz="4" w:space="0" w:color="auto"/>
            </w:tcBorders>
            <w:shd w:val="clear" w:color="auto" w:fill="auto"/>
            <w:noWrap/>
            <w:vAlign w:val="center"/>
            <w:hideMark/>
          </w:tcPr>
          <w:p w14:paraId="4F984469" w14:textId="732584F3"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Capacity (</w:t>
            </w:r>
            <w:r w:rsidR="002C0DDA" w:rsidRPr="001E01CD">
              <w:rPr>
                <w:rFonts w:ascii="Calibri" w:eastAsia="Times New Roman" w:hAnsi="Calibri" w:cs="Calibri"/>
                <w:color w:val="000000"/>
              </w:rPr>
              <w:t>ϕ</w:t>
            </w:r>
            <w:r w:rsidRPr="001E01CD">
              <w:rPr>
                <w:rFonts w:ascii="Calibri" w:eastAsia="Times New Roman" w:hAnsi="Calibri" w:cs="Times New Roman"/>
                <w:color w:val="000000"/>
              </w:rPr>
              <w:t>)</w:t>
            </w:r>
          </w:p>
        </w:tc>
        <w:tc>
          <w:tcPr>
            <w:tcW w:w="1252" w:type="dxa"/>
            <w:tcBorders>
              <w:top w:val="nil"/>
              <w:left w:val="nil"/>
              <w:bottom w:val="nil"/>
              <w:right w:val="single" w:sz="4" w:space="0" w:color="auto"/>
            </w:tcBorders>
            <w:shd w:val="clear" w:color="auto" w:fill="auto"/>
            <w:noWrap/>
            <w:vAlign w:val="center"/>
            <w:hideMark/>
          </w:tcPr>
          <w:p w14:paraId="1F856243" w14:textId="77777777"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1.00</w:t>
            </w:r>
          </w:p>
        </w:tc>
        <w:tc>
          <w:tcPr>
            <w:tcW w:w="1148" w:type="dxa"/>
            <w:tcBorders>
              <w:top w:val="nil"/>
              <w:left w:val="nil"/>
              <w:bottom w:val="nil"/>
              <w:right w:val="single" w:sz="4" w:space="0" w:color="auto"/>
            </w:tcBorders>
            <w:shd w:val="clear" w:color="auto" w:fill="auto"/>
            <w:noWrap/>
            <w:vAlign w:val="center"/>
            <w:hideMark/>
          </w:tcPr>
          <w:p w14:paraId="5B177051" w14:textId="77777777"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1.00</w:t>
            </w:r>
          </w:p>
        </w:tc>
      </w:tr>
      <w:tr w:rsidR="00975FD5" w:rsidRPr="001E01CD" w14:paraId="7E285D0E" w14:textId="77777777" w:rsidTr="005725C8">
        <w:trPr>
          <w:trHeight w:val="315"/>
          <w:jc w:val="center"/>
        </w:trPr>
        <w:tc>
          <w:tcPr>
            <w:tcW w:w="2620" w:type="dxa"/>
            <w:tcBorders>
              <w:top w:val="nil"/>
              <w:left w:val="single" w:sz="4" w:space="0" w:color="auto"/>
              <w:bottom w:val="nil"/>
              <w:right w:val="single" w:sz="4" w:space="0" w:color="auto"/>
            </w:tcBorders>
            <w:shd w:val="clear" w:color="auto" w:fill="auto"/>
            <w:noWrap/>
            <w:vAlign w:val="center"/>
            <w:hideMark/>
          </w:tcPr>
          <w:p w14:paraId="54CB30FD" w14:textId="016A551E"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Dead Load (</w:t>
            </w:r>
            <w:proofErr w:type="spellStart"/>
            <w:r w:rsidR="002C0DDA" w:rsidRPr="001E01CD">
              <w:rPr>
                <w:rFonts w:ascii="Calibri" w:eastAsia="Times New Roman" w:hAnsi="Calibri" w:cs="Calibri"/>
                <w:color w:val="000000"/>
              </w:rPr>
              <w:t>γ</w:t>
            </w:r>
            <w:r w:rsidRPr="001E01CD">
              <w:rPr>
                <w:rFonts w:ascii="Calibri" w:eastAsia="Times New Roman" w:hAnsi="Calibri" w:cs="Times New Roman"/>
                <w:color w:val="000000"/>
                <w:vertAlign w:val="subscript"/>
              </w:rPr>
              <w:t>DC</w:t>
            </w:r>
            <w:proofErr w:type="spellEnd"/>
            <w:r w:rsidRPr="001E01CD">
              <w:rPr>
                <w:rFonts w:ascii="Calibri" w:eastAsia="Times New Roman" w:hAnsi="Calibri" w:cs="Times New Roman"/>
                <w:color w:val="000000"/>
              </w:rPr>
              <w:t>)</w:t>
            </w:r>
          </w:p>
        </w:tc>
        <w:tc>
          <w:tcPr>
            <w:tcW w:w="1252" w:type="dxa"/>
            <w:tcBorders>
              <w:top w:val="nil"/>
              <w:left w:val="nil"/>
              <w:bottom w:val="nil"/>
              <w:right w:val="single" w:sz="4" w:space="0" w:color="auto"/>
            </w:tcBorders>
            <w:shd w:val="clear" w:color="auto" w:fill="auto"/>
            <w:noWrap/>
            <w:vAlign w:val="center"/>
            <w:hideMark/>
          </w:tcPr>
          <w:p w14:paraId="122333E7" w14:textId="77777777"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1.25</w:t>
            </w:r>
          </w:p>
        </w:tc>
        <w:tc>
          <w:tcPr>
            <w:tcW w:w="1148" w:type="dxa"/>
            <w:tcBorders>
              <w:top w:val="nil"/>
              <w:left w:val="nil"/>
              <w:bottom w:val="nil"/>
              <w:right w:val="single" w:sz="4" w:space="0" w:color="auto"/>
            </w:tcBorders>
            <w:shd w:val="clear" w:color="auto" w:fill="auto"/>
            <w:noWrap/>
            <w:vAlign w:val="center"/>
            <w:hideMark/>
          </w:tcPr>
          <w:p w14:paraId="6B8ADE29" w14:textId="77777777"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1.00</w:t>
            </w:r>
          </w:p>
        </w:tc>
      </w:tr>
      <w:tr w:rsidR="00975FD5" w:rsidRPr="001E01CD" w14:paraId="54964B18" w14:textId="77777777" w:rsidTr="005725C8">
        <w:trPr>
          <w:trHeight w:val="315"/>
          <w:jc w:val="center"/>
        </w:trPr>
        <w:tc>
          <w:tcPr>
            <w:tcW w:w="2620" w:type="dxa"/>
            <w:tcBorders>
              <w:top w:val="nil"/>
              <w:left w:val="single" w:sz="4" w:space="0" w:color="auto"/>
              <w:bottom w:val="nil"/>
              <w:right w:val="single" w:sz="4" w:space="0" w:color="auto"/>
            </w:tcBorders>
            <w:shd w:val="clear" w:color="auto" w:fill="auto"/>
            <w:noWrap/>
            <w:vAlign w:val="center"/>
            <w:hideMark/>
          </w:tcPr>
          <w:p w14:paraId="6D86CD75" w14:textId="675016AB"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Wearing Surface (</w:t>
            </w:r>
            <w:proofErr w:type="spellStart"/>
            <w:r w:rsidR="002C0DDA" w:rsidRPr="001E01CD">
              <w:rPr>
                <w:rFonts w:ascii="Calibri" w:eastAsia="Times New Roman" w:hAnsi="Calibri" w:cs="Calibri"/>
                <w:color w:val="000000"/>
              </w:rPr>
              <w:t>γ</w:t>
            </w:r>
            <w:r w:rsidRPr="001E01CD">
              <w:rPr>
                <w:rFonts w:ascii="Calibri" w:eastAsia="Times New Roman" w:hAnsi="Calibri" w:cs="Times New Roman"/>
                <w:color w:val="000000"/>
                <w:vertAlign w:val="subscript"/>
              </w:rPr>
              <w:t>DW</w:t>
            </w:r>
            <w:proofErr w:type="spellEnd"/>
            <w:r w:rsidRPr="001E01CD">
              <w:rPr>
                <w:rFonts w:ascii="Calibri" w:eastAsia="Times New Roman" w:hAnsi="Calibri" w:cs="Times New Roman"/>
                <w:color w:val="000000"/>
              </w:rPr>
              <w:t>)</w:t>
            </w:r>
          </w:p>
        </w:tc>
        <w:tc>
          <w:tcPr>
            <w:tcW w:w="1252" w:type="dxa"/>
            <w:tcBorders>
              <w:top w:val="nil"/>
              <w:left w:val="nil"/>
              <w:bottom w:val="nil"/>
              <w:right w:val="single" w:sz="4" w:space="0" w:color="auto"/>
            </w:tcBorders>
            <w:shd w:val="clear" w:color="auto" w:fill="auto"/>
            <w:noWrap/>
            <w:vAlign w:val="center"/>
            <w:hideMark/>
          </w:tcPr>
          <w:p w14:paraId="6784E695" w14:textId="77777777"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1.50</w:t>
            </w:r>
          </w:p>
        </w:tc>
        <w:tc>
          <w:tcPr>
            <w:tcW w:w="1148" w:type="dxa"/>
            <w:tcBorders>
              <w:top w:val="nil"/>
              <w:left w:val="nil"/>
              <w:bottom w:val="nil"/>
              <w:right w:val="single" w:sz="4" w:space="0" w:color="auto"/>
            </w:tcBorders>
            <w:shd w:val="clear" w:color="auto" w:fill="auto"/>
            <w:noWrap/>
            <w:vAlign w:val="center"/>
            <w:hideMark/>
          </w:tcPr>
          <w:p w14:paraId="708EBD50" w14:textId="77777777"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1.00</w:t>
            </w:r>
          </w:p>
        </w:tc>
      </w:tr>
      <w:tr w:rsidR="00975FD5" w:rsidRPr="001E01CD" w14:paraId="3F544324" w14:textId="77777777" w:rsidTr="005725C8">
        <w:trPr>
          <w:trHeight w:val="315"/>
          <w:jc w:val="center"/>
        </w:trPr>
        <w:tc>
          <w:tcPr>
            <w:tcW w:w="2620" w:type="dxa"/>
            <w:tcBorders>
              <w:top w:val="nil"/>
              <w:left w:val="single" w:sz="4" w:space="0" w:color="auto"/>
              <w:bottom w:val="nil"/>
              <w:right w:val="single" w:sz="4" w:space="0" w:color="auto"/>
            </w:tcBorders>
            <w:shd w:val="clear" w:color="auto" w:fill="auto"/>
            <w:noWrap/>
            <w:vAlign w:val="center"/>
            <w:hideMark/>
          </w:tcPr>
          <w:p w14:paraId="24CBB0F6" w14:textId="13BD9B80"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LL: Inventory</w:t>
            </w:r>
            <w:r w:rsidR="002C0DDA" w:rsidRPr="001E01CD">
              <w:rPr>
                <w:rFonts w:ascii="Calibri" w:eastAsia="Times New Roman" w:hAnsi="Calibri" w:cs="Times New Roman"/>
                <w:color w:val="000000"/>
              </w:rPr>
              <w:t xml:space="preserve"> (</w:t>
            </w:r>
            <w:proofErr w:type="spellStart"/>
            <w:r w:rsidR="002C0DDA" w:rsidRPr="001E01CD">
              <w:rPr>
                <w:rFonts w:ascii="Calibri" w:eastAsia="Times New Roman" w:hAnsi="Calibri" w:cs="Calibri"/>
                <w:color w:val="000000"/>
              </w:rPr>
              <w:t>γ</w:t>
            </w:r>
            <w:r w:rsidR="002C0DDA" w:rsidRPr="001E01CD">
              <w:rPr>
                <w:rFonts w:ascii="Calibri" w:eastAsia="Times New Roman" w:hAnsi="Calibri" w:cs="Times New Roman"/>
                <w:color w:val="000000"/>
                <w:vertAlign w:val="subscript"/>
              </w:rPr>
              <w:t>LL</w:t>
            </w:r>
            <w:proofErr w:type="spellEnd"/>
            <w:r w:rsidR="002C0DDA" w:rsidRPr="001E01CD">
              <w:rPr>
                <w:rFonts w:ascii="Calibri" w:eastAsia="Times New Roman" w:hAnsi="Calibri" w:cs="Times New Roman"/>
                <w:color w:val="000000"/>
              </w:rPr>
              <w:t>)</w:t>
            </w:r>
          </w:p>
        </w:tc>
        <w:tc>
          <w:tcPr>
            <w:tcW w:w="1252" w:type="dxa"/>
            <w:tcBorders>
              <w:top w:val="nil"/>
              <w:left w:val="nil"/>
              <w:bottom w:val="nil"/>
              <w:right w:val="single" w:sz="4" w:space="0" w:color="auto"/>
            </w:tcBorders>
            <w:shd w:val="clear" w:color="auto" w:fill="auto"/>
            <w:noWrap/>
            <w:vAlign w:val="center"/>
            <w:hideMark/>
          </w:tcPr>
          <w:p w14:paraId="35508DA8" w14:textId="77777777"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1.75</w:t>
            </w:r>
          </w:p>
        </w:tc>
        <w:tc>
          <w:tcPr>
            <w:tcW w:w="1148" w:type="dxa"/>
            <w:tcBorders>
              <w:top w:val="nil"/>
              <w:left w:val="nil"/>
              <w:bottom w:val="nil"/>
              <w:right w:val="single" w:sz="4" w:space="0" w:color="auto"/>
            </w:tcBorders>
            <w:shd w:val="clear" w:color="auto" w:fill="auto"/>
            <w:noWrap/>
            <w:vAlign w:val="center"/>
            <w:hideMark/>
          </w:tcPr>
          <w:p w14:paraId="6E573A06" w14:textId="77777777"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1.30</w:t>
            </w:r>
          </w:p>
        </w:tc>
      </w:tr>
      <w:tr w:rsidR="00975FD5" w:rsidRPr="001E01CD" w14:paraId="3C819F7B" w14:textId="77777777" w:rsidTr="005725C8">
        <w:trPr>
          <w:trHeight w:val="315"/>
          <w:jc w:val="center"/>
        </w:trPr>
        <w:tc>
          <w:tcPr>
            <w:tcW w:w="2620" w:type="dxa"/>
            <w:tcBorders>
              <w:top w:val="nil"/>
              <w:left w:val="single" w:sz="4" w:space="0" w:color="auto"/>
              <w:bottom w:val="nil"/>
              <w:right w:val="single" w:sz="4" w:space="0" w:color="auto"/>
            </w:tcBorders>
            <w:shd w:val="clear" w:color="auto" w:fill="auto"/>
            <w:noWrap/>
            <w:vAlign w:val="center"/>
            <w:hideMark/>
          </w:tcPr>
          <w:p w14:paraId="1EA08DFA" w14:textId="5F3393BA"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LL: Operating</w:t>
            </w:r>
            <w:r w:rsidR="002C0DDA" w:rsidRPr="001E01CD">
              <w:rPr>
                <w:rFonts w:ascii="Calibri" w:eastAsia="Times New Roman" w:hAnsi="Calibri" w:cs="Times New Roman"/>
                <w:color w:val="000000"/>
              </w:rPr>
              <w:t xml:space="preserve"> (</w:t>
            </w:r>
            <w:proofErr w:type="spellStart"/>
            <w:r w:rsidR="002C0DDA" w:rsidRPr="001E01CD">
              <w:rPr>
                <w:rFonts w:ascii="Calibri" w:eastAsia="Times New Roman" w:hAnsi="Calibri" w:cs="Calibri"/>
                <w:color w:val="000000"/>
              </w:rPr>
              <w:t>γ</w:t>
            </w:r>
            <w:r w:rsidR="002C0DDA" w:rsidRPr="001E01CD">
              <w:rPr>
                <w:rFonts w:ascii="Calibri" w:eastAsia="Times New Roman" w:hAnsi="Calibri" w:cs="Times New Roman"/>
                <w:color w:val="000000"/>
                <w:vertAlign w:val="subscript"/>
              </w:rPr>
              <w:t>LL</w:t>
            </w:r>
            <w:proofErr w:type="spellEnd"/>
            <w:r w:rsidR="002C0DDA" w:rsidRPr="001E01CD">
              <w:rPr>
                <w:rFonts w:ascii="Calibri" w:eastAsia="Times New Roman" w:hAnsi="Calibri" w:cs="Times New Roman"/>
                <w:color w:val="000000"/>
              </w:rPr>
              <w:t>)</w:t>
            </w:r>
          </w:p>
        </w:tc>
        <w:tc>
          <w:tcPr>
            <w:tcW w:w="1252" w:type="dxa"/>
            <w:tcBorders>
              <w:top w:val="nil"/>
              <w:left w:val="nil"/>
              <w:bottom w:val="nil"/>
              <w:right w:val="single" w:sz="4" w:space="0" w:color="auto"/>
            </w:tcBorders>
            <w:shd w:val="clear" w:color="auto" w:fill="auto"/>
            <w:noWrap/>
            <w:vAlign w:val="center"/>
            <w:hideMark/>
          </w:tcPr>
          <w:p w14:paraId="107377C1" w14:textId="77777777"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1.35</w:t>
            </w:r>
          </w:p>
        </w:tc>
        <w:tc>
          <w:tcPr>
            <w:tcW w:w="1148" w:type="dxa"/>
            <w:tcBorders>
              <w:top w:val="nil"/>
              <w:left w:val="nil"/>
              <w:bottom w:val="nil"/>
              <w:right w:val="single" w:sz="4" w:space="0" w:color="auto"/>
            </w:tcBorders>
            <w:shd w:val="clear" w:color="auto" w:fill="auto"/>
            <w:noWrap/>
            <w:vAlign w:val="center"/>
            <w:hideMark/>
          </w:tcPr>
          <w:p w14:paraId="38C5E8FA" w14:textId="77777777"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1.00</w:t>
            </w:r>
          </w:p>
        </w:tc>
      </w:tr>
      <w:tr w:rsidR="00975FD5" w:rsidRPr="001E01CD" w14:paraId="52EA0AA9" w14:textId="77777777" w:rsidTr="005725C8">
        <w:trPr>
          <w:trHeight w:val="315"/>
          <w:jc w:val="center"/>
        </w:trPr>
        <w:tc>
          <w:tcPr>
            <w:tcW w:w="2620" w:type="dxa"/>
            <w:tcBorders>
              <w:top w:val="nil"/>
              <w:left w:val="single" w:sz="4" w:space="0" w:color="auto"/>
              <w:bottom w:val="nil"/>
              <w:right w:val="single" w:sz="4" w:space="0" w:color="auto"/>
            </w:tcBorders>
            <w:shd w:val="clear" w:color="auto" w:fill="auto"/>
            <w:noWrap/>
            <w:vAlign w:val="center"/>
            <w:hideMark/>
          </w:tcPr>
          <w:p w14:paraId="5A120709" w14:textId="054083DD"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Legal Loads: Inv.</w:t>
            </w:r>
            <w:r w:rsidR="002C0DDA" w:rsidRPr="001E01CD">
              <w:rPr>
                <w:rFonts w:ascii="Calibri" w:eastAsia="Times New Roman" w:hAnsi="Calibri" w:cs="Times New Roman"/>
                <w:color w:val="000000"/>
              </w:rPr>
              <w:t xml:space="preserve"> (</w:t>
            </w:r>
            <w:proofErr w:type="spellStart"/>
            <w:r w:rsidR="002C0DDA" w:rsidRPr="001E01CD">
              <w:rPr>
                <w:rFonts w:ascii="Calibri" w:eastAsia="Times New Roman" w:hAnsi="Calibri" w:cs="Calibri"/>
                <w:color w:val="000000"/>
              </w:rPr>
              <w:t>γ</w:t>
            </w:r>
            <w:r w:rsidR="002C0DDA" w:rsidRPr="001E01CD">
              <w:rPr>
                <w:rFonts w:ascii="Calibri" w:eastAsia="Times New Roman" w:hAnsi="Calibri" w:cs="Times New Roman"/>
                <w:color w:val="000000"/>
                <w:vertAlign w:val="subscript"/>
              </w:rPr>
              <w:t>LL</w:t>
            </w:r>
            <w:proofErr w:type="spellEnd"/>
            <w:r w:rsidR="002C0DDA" w:rsidRPr="001E01CD">
              <w:rPr>
                <w:rFonts w:ascii="Calibri" w:eastAsia="Times New Roman" w:hAnsi="Calibri" w:cs="Times New Roman"/>
                <w:color w:val="000000"/>
              </w:rPr>
              <w:t>)</w:t>
            </w:r>
          </w:p>
        </w:tc>
        <w:tc>
          <w:tcPr>
            <w:tcW w:w="1252" w:type="dxa"/>
            <w:tcBorders>
              <w:top w:val="nil"/>
              <w:left w:val="nil"/>
              <w:bottom w:val="nil"/>
              <w:right w:val="single" w:sz="4" w:space="0" w:color="auto"/>
            </w:tcBorders>
            <w:shd w:val="clear" w:color="auto" w:fill="auto"/>
            <w:noWrap/>
            <w:vAlign w:val="center"/>
            <w:hideMark/>
          </w:tcPr>
          <w:p w14:paraId="00A4D232" w14:textId="77777777"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1.45</w:t>
            </w:r>
          </w:p>
        </w:tc>
        <w:tc>
          <w:tcPr>
            <w:tcW w:w="1148" w:type="dxa"/>
            <w:tcBorders>
              <w:top w:val="nil"/>
              <w:left w:val="nil"/>
              <w:bottom w:val="nil"/>
              <w:right w:val="single" w:sz="4" w:space="0" w:color="auto"/>
            </w:tcBorders>
            <w:shd w:val="clear" w:color="auto" w:fill="auto"/>
            <w:noWrap/>
            <w:vAlign w:val="center"/>
            <w:hideMark/>
          </w:tcPr>
          <w:p w14:paraId="4E20672F" w14:textId="77777777"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1.30</w:t>
            </w:r>
          </w:p>
        </w:tc>
      </w:tr>
      <w:tr w:rsidR="00975FD5" w:rsidRPr="001E01CD" w14:paraId="2FDE5F94" w14:textId="77777777" w:rsidTr="005725C8">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77A7D920" w14:textId="43920544"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Legal Loads: Op.</w:t>
            </w:r>
            <w:r w:rsidR="002C0DDA" w:rsidRPr="001E01CD">
              <w:rPr>
                <w:rFonts w:ascii="Calibri" w:eastAsia="Times New Roman" w:hAnsi="Calibri" w:cs="Times New Roman"/>
                <w:color w:val="000000"/>
              </w:rPr>
              <w:t xml:space="preserve"> (</w:t>
            </w:r>
            <w:proofErr w:type="spellStart"/>
            <w:r w:rsidR="002C0DDA" w:rsidRPr="001E01CD">
              <w:rPr>
                <w:rFonts w:ascii="Calibri" w:eastAsia="Times New Roman" w:hAnsi="Calibri" w:cs="Calibri"/>
                <w:color w:val="000000"/>
              </w:rPr>
              <w:t>γ</w:t>
            </w:r>
            <w:r w:rsidR="002C0DDA" w:rsidRPr="001E01CD">
              <w:rPr>
                <w:rFonts w:ascii="Calibri" w:eastAsia="Times New Roman" w:hAnsi="Calibri" w:cs="Times New Roman"/>
                <w:color w:val="000000"/>
                <w:vertAlign w:val="subscript"/>
              </w:rPr>
              <w:t>LL</w:t>
            </w:r>
            <w:proofErr w:type="spellEnd"/>
            <w:r w:rsidR="002C0DDA" w:rsidRPr="001E01CD">
              <w:rPr>
                <w:rFonts w:ascii="Calibri" w:eastAsia="Times New Roman" w:hAnsi="Calibri" w:cs="Times New Roman"/>
                <w:color w:val="000000"/>
              </w:rPr>
              <w:t>)</w:t>
            </w:r>
          </w:p>
        </w:tc>
        <w:tc>
          <w:tcPr>
            <w:tcW w:w="1252" w:type="dxa"/>
            <w:tcBorders>
              <w:top w:val="nil"/>
              <w:left w:val="nil"/>
              <w:bottom w:val="single" w:sz="4" w:space="0" w:color="auto"/>
              <w:right w:val="single" w:sz="4" w:space="0" w:color="auto"/>
            </w:tcBorders>
            <w:shd w:val="clear" w:color="auto" w:fill="auto"/>
            <w:noWrap/>
            <w:vAlign w:val="center"/>
            <w:hideMark/>
          </w:tcPr>
          <w:p w14:paraId="7D418866" w14:textId="77777777"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1.45</w:t>
            </w:r>
          </w:p>
        </w:tc>
        <w:tc>
          <w:tcPr>
            <w:tcW w:w="1148" w:type="dxa"/>
            <w:tcBorders>
              <w:top w:val="nil"/>
              <w:left w:val="nil"/>
              <w:bottom w:val="single" w:sz="4" w:space="0" w:color="auto"/>
              <w:right w:val="single" w:sz="4" w:space="0" w:color="auto"/>
            </w:tcBorders>
            <w:shd w:val="clear" w:color="auto" w:fill="auto"/>
            <w:noWrap/>
            <w:vAlign w:val="center"/>
            <w:hideMark/>
          </w:tcPr>
          <w:p w14:paraId="561AA0EC" w14:textId="77777777" w:rsidR="00975FD5" w:rsidRPr="001E01CD" w:rsidRDefault="00975FD5" w:rsidP="00CC43C5">
            <w:pPr>
              <w:spacing w:after="0" w:line="240" w:lineRule="auto"/>
              <w:rPr>
                <w:rFonts w:ascii="Calibri" w:eastAsia="Times New Roman" w:hAnsi="Calibri" w:cs="Times New Roman"/>
                <w:color w:val="000000"/>
              </w:rPr>
            </w:pPr>
            <w:r w:rsidRPr="001E01CD">
              <w:rPr>
                <w:rFonts w:ascii="Calibri" w:eastAsia="Times New Roman" w:hAnsi="Calibri" w:cs="Times New Roman"/>
                <w:color w:val="000000"/>
              </w:rPr>
              <w:t>1.00</w:t>
            </w:r>
          </w:p>
        </w:tc>
      </w:tr>
    </w:tbl>
    <w:p w14:paraId="4283819D" w14:textId="47469D96" w:rsidR="00CD0C98" w:rsidRPr="001E01CD" w:rsidRDefault="00CD0C98" w:rsidP="00CC43C5"/>
    <w:p w14:paraId="0BC82332" w14:textId="3C3FDE47" w:rsidR="00F60D9A" w:rsidRPr="001E01CD" w:rsidRDefault="00F60D9A" w:rsidP="00CC43C5">
      <w:pPr>
        <w:pStyle w:val="Heading2"/>
      </w:pPr>
      <w:bookmarkStart w:id="309" w:name="_Toc469493915"/>
      <w:r w:rsidRPr="001E01CD">
        <w:t>Reporting of Controlling Load Rating</w:t>
      </w:r>
      <w:bookmarkEnd w:id="309"/>
    </w:p>
    <w:p w14:paraId="793F0F66" w14:textId="4E1A0C53" w:rsidR="002A1E00" w:rsidRPr="001E01CD" w:rsidRDefault="002A1E00" w:rsidP="00CC43C5">
      <w:r w:rsidRPr="001E01CD">
        <w:t>The minimum controlling rating for Strength I, Service II Flexure, and Shear is reported for the structure.</w:t>
      </w:r>
    </w:p>
    <w:bookmarkEnd w:id="297"/>
    <w:p w14:paraId="01542EB9" w14:textId="3874D193" w:rsidR="003C6F30" w:rsidRPr="001E01CD" w:rsidRDefault="003C6F30" w:rsidP="00013286"/>
    <w:p w14:paraId="7498B67C" w14:textId="7B4CBDD3" w:rsidR="00013286" w:rsidRPr="001E01CD" w:rsidRDefault="00013286" w:rsidP="00013286"/>
    <w:p w14:paraId="775C6DA5" w14:textId="2B5A2A0E" w:rsidR="00013286" w:rsidRPr="001E01CD" w:rsidRDefault="00013286" w:rsidP="00013286"/>
    <w:p w14:paraId="3D0C2D0F" w14:textId="76CF9804" w:rsidR="00013286" w:rsidRPr="001E01CD" w:rsidRDefault="00013286" w:rsidP="00013286"/>
    <w:p w14:paraId="1507C06D" w14:textId="4393C26B" w:rsidR="00013286" w:rsidRPr="001E01CD" w:rsidRDefault="00013286" w:rsidP="00013286"/>
    <w:p w14:paraId="16965A51" w14:textId="1263AB3D" w:rsidR="00013286" w:rsidRPr="001E01CD" w:rsidRDefault="00013286" w:rsidP="00013286"/>
    <w:sdt>
      <w:sdtPr>
        <w:rPr>
          <w:rFonts w:eastAsiaTheme="minorHAnsi" w:cstheme="minorBidi"/>
          <w:b w:val="0"/>
          <w:caps w:val="0"/>
          <w:snapToGrid/>
          <w:szCs w:val="22"/>
        </w:rPr>
        <w:id w:val="-1191219667"/>
        <w:docPartObj>
          <w:docPartGallery w:val="Bibliographies"/>
          <w:docPartUnique/>
        </w:docPartObj>
      </w:sdtPr>
      <w:sdtContent>
        <w:p w14:paraId="60A7DF32" w14:textId="77F065D8" w:rsidR="005A0FFB" w:rsidRDefault="005A0FFB">
          <w:pPr>
            <w:pStyle w:val="Heading1"/>
          </w:pPr>
          <w:r>
            <w:t>References</w:t>
          </w:r>
        </w:p>
        <w:sdt>
          <w:sdtPr>
            <w:id w:val="-573587230"/>
            <w:bibliography/>
          </w:sdtPr>
          <w:sdtContent>
            <w:p w14:paraId="16A8F07F" w14:textId="77777777" w:rsidR="00680E39" w:rsidRDefault="005A0FFB" w:rsidP="00680E39">
              <w:pPr>
                <w:pStyle w:val="Bibliography"/>
                <w:ind w:left="720" w:hanging="720"/>
                <w:rPr>
                  <w:noProof/>
                  <w:szCs w:val="24"/>
                </w:rPr>
              </w:pPr>
              <w:r>
                <w:fldChar w:fldCharType="begin"/>
              </w:r>
              <w:r>
                <w:instrText xml:space="preserve"> BIBLIOGRAPHY </w:instrText>
              </w:r>
              <w:r>
                <w:fldChar w:fldCharType="separate"/>
              </w:r>
              <w:r w:rsidR="00680E39">
                <w:rPr>
                  <w:noProof/>
                </w:rPr>
                <w:t xml:space="preserve">AASHTO, American Association of State Highway and Transportation Officials. (2014). AASHTO LRFD Bridge Design Specifications. </w:t>
              </w:r>
              <w:r w:rsidR="00680E39">
                <w:rPr>
                  <w:i/>
                  <w:iCs/>
                  <w:noProof/>
                </w:rPr>
                <w:t>6th Edition</w:t>
              </w:r>
              <w:r w:rsidR="00680E39">
                <w:rPr>
                  <w:noProof/>
                </w:rPr>
                <w:t>. Washington, D.C.: American Association of State Highway and Transportation Officials.</w:t>
              </w:r>
            </w:p>
            <w:p w14:paraId="6A1F090F" w14:textId="77777777" w:rsidR="00680E39" w:rsidRDefault="00680E39" w:rsidP="00680E39">
              <w:pPr>
                <w:pStyle w:val="Bibliography"/>
                <w:ind w:left="720" w:hanging="720"/>
                <w:rPr>
                  <w:noProof/>
                </w:rPr>
              </w:pPr>
              <w:r>
                <w:rPr>
                  <w:noProof/>
                </w:rPr>
                <w:t xml:space="preserve">AASHTO, American Association of State Highway and Transportation Officials. (2014). AASHTO Manual for Bridge Evaluation. </w:t>
              </w:r>
              <w:r>
                <w:rPr>
                  <w:i/>
                  <w:iCs/>
                  <w:noProof/>
                </w:rPr>
                <w:t>2nd Edition</w:t>
              </w:r>
              <w:r>
                <w:rPr>
                  <w:noProof/>
                </w:rPr>
                <w:t>. Washington, D.C.: American Association of State Highway and Transportation Officials.</w:t>
              </w:r>
            </w:p>
            <w:p w14:paraId="43AB64E2" w14:textId="77777777" w:rsidR="00680E39" w:rsidRDefault="00680E39" w:rsidP="00680E39">
              <w:pPr>
                <w:pStyle w:val="Bibliography"/>
                <w:ind w:left="720" w:hanging="720"/>
                <w:rPr>
                  <w:noProof/>
                </w:rPr>
              </w:pPr>
              <w:r>
                <w:rPr>
                  <w:noProof/>
                </w:rPr>
                <w:t xml:space="preserve">David M. Masceri, P. (2015, September). Examination of Bridge Performance through the Extension of Simulation Modeling and Structural Identification of Large Populations of Structures. </w:t>
              </w:r>
              <w:r>
                <w:rPr>
                  <w:i/>
                  <w:iCs/>
                  <w:noProof/>
                </w:rPr>
                <w:t>Doctorial Dissertation</w:t>
              </w:r>
              <w:r>
                <w:rPr>
                  <w:noProof/>
                </w:rPr>
                <w:t>.</w:t>
              </w:r>
            </w:p>
            <w:p w14:paraId="214A032D" w14:textId="77777777" w:rsidR="00680E39" w:rsidRDefault="00680E39" w:rsidP="00680E39">
              <w:pPr>
                <w:pStyle w:val="Bibliography"/>
                <w:ind w:left="720" w:hanging="720"/>
                <w:rPr>
                  <w:noProof/>
                </w:rPr>
              </w:pPr>
              <w:r>
                <w:rPr>
                  <w:noProof/>
                </w:rPr>
                <w:t xml:space="preserve">David Masceri, J. B. (2014). </w:t>
              </w:r>
              <w:r>
                <w:rPr>
                  <w:i/>
                  <w:iCs/>
                  <w:noProof/>
                </w:rPr>
                <w:t>NCHRP 12-103 Bridge Superstructure Tolerance to Total and Differential Foundation Movements Phase I Report.</w:t>
              </w:r>
              <w:r>
                <w:rPr>
                  <w:noProof/>
                </w:rPr>
                <w:t xml:space="preserve"> Transportation Research Board. Washington, D.C.: National Cooperative Highway Research Program.</w:t>
              </w:r>
            </w:p>
            <w:p w14:paraId="2F689D5B" w14:textId="77777777" w:rsidR="00680E39" w:rsidRDefault="00680E39" w:rsidP="00680E39">
              <w:pPr>
                <w:pStyle w:val="Bibliography"/>
                <w:ind w:left="720" w:hanging="720"/>
                <w:rPr>
                  <w:noProof/>
                </w:rPr>
              </w:pPr>
              <w:r>
                <w:rPr>
                  <w:noProof/>
                </w:rPr>
                <w:t xml:space="preserve">White, e. a. (2012). </w:t>
              </w:r>
              <w:r>
                <w:rPr>
                  <w:i/>
                  <w:iCs/>
                  <w:noProof/>
                </w:rPr>
                <w:t>NCHRP 12-79 Guidelines for analytical Methods and Erection Engineering of Curved and Skewed Steel Deck-Girder Bridges.</w:t>
              </w:r>
              <w:r>
                <w:rPr>
                  <w:noProof/>
                </w:rPr>
                <w:t xml:space="preserve"> Transportation Research Board. Washington, D.C.: National Cooperative Highway Research Program.</w:t>
              </w:r>
            </w:p>
            <w:p w14:paraId="232A5B3B" w14:textId="7B4A9984" w:rsidR="005A0FFB" w:rsidRDefault="005A0FFB" w:rsidP="00680E39">
              <w:r>
                <w:rPr>
                  <w:b/>
                  <w:bCs/>
                  <w:noProof/>
                </w:rPr>
                <w:fldChar w:fldCharType="end"/>
              </w:r>
            </w:p>
          </w:sdtContent>
        </w:sdt>
      </w:sdtContent>
    </w:sdt>
    <w:p w14:paraId="6D759584" w14:textId="3AF174A4" w:rsidR="00013286" w:rsidRPr="00013286" w:rsidRDefault="00013286" w:rsidP="005A0FFB"/>
    <w:sectPr w:rsidR="00013286" w:rsidRPr="00013286" w:rsidSect="00BB2D4A">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Andres Roda" w:date="2016-12-09T11:49:00Z" w:initials="AR">
    <w:p w14:paraId="6D9F79FC" w14:textId="1E5A144D" w:rsidR="005C186C" w:rsidRDefault="005C186C">
      <w:pPr>
        <w:pStyle w:val="CommentText"/>
      </w:pPr>
      <w:r>
        <w:rPr>
          <w:rStyle w:val="CommentReference"/>
        </w:rPr>
        <w:annotationRef/>
      </w:r>
      <w:r>
        <w:t>Include statements that describe how the completed work compares with the original scope, which reads as follows:</w:t>
      </w:r>
    </w:p>
    <w:p w14:paraId="00C9A0D9" w14:textId="77777777" w:rsidR="005C186C" w:rsidRDefault="005C186C">
      <w:pPr>
        <w:pStyle w:val="CommentText"/>
      </w:pPr>
    </w:p>
    <w:p w14:paraId="61A40441" w14:textId="19D29E30" w:rsidR="005C186C" w:rsidRDefault="005C186C">
      <w:pPr>
        <w:pStyle w:val="CommentText"/>
      </w:pPr>
      <w:r w:rsidRPr="000C7AC5">
        <w:rPr>
          <w:bCs/>
          <w:iCs/>
        </w:rPr>
        <w:t xml:space="preserve">Provide technology transfer to instruct and inform NJDOT staff on the intentions and intricacies of LRFR modeling theory as it pertains to various structure types.  Evaluate and, as needed, validate existing NJDOT methods for determining the validity of models submitted, and develop and advise on potential improvements to NJDOT efforts to validate these models, including their inclusion in </w:t>
      </w:r>
      <w:proofErr w:type="spellStart"/>
      <w:r w:rsidRPr="000C7AC5">
        <w:rPr>
          <w:bCs/>
          <w:iCs/>
        </w:rPr>
        <w:t>SuperLoad</w:t>
      </w:r>
      <w:proofErr w:type="spellEnd"/>
      <w:r w:rsidRPr="000C7AC5">
        <w:rPr>
          <w:bCs/>
          <w:iCs/>
        </w:rPr>
        <w:t xml:space="preserve"> in support of overweight truck route analysis and permitting efforts</w:t>
      </w:r>
      <w:r w:rsidRPr="00FC2F13">
        <w:t>.</w:t>
      </w:r>
      <w:r>
        <w:t xml:space="preserve"> </w:t>
      </w:r>
    </w:p>
  </w:comment>
  <w:comment w:id="31" w:author="Andres Roda" w:date="2016-12-09T11:53:00Z" w:initials="AR">
    <w:p w14:paraId="05234FBA" w14:textId="4DDD7E1A" w:rsidR="005C186C" w:rsidRDefault="005C186C">
      <w:pPr>
        <w:pStyle w:val="CommentText"/>
      </w:pPr>
      <w:r>
        <w:t xml:space="preserve">Delete </w:t>
      </w:r>
      <w:r>
        <w:rPr>
          <w:rStyle w:val="CommentReference"/>
        </w:rPr>
        <w:annotationRef/>
      </w:r>
      <w:r>
        <w:t>numbering from each section. It does not align with the NJDOT guideline.</w:t>
      </w:r>
    </w:p>
    <w:p w14:paraId="67C5CF71" w14:textId="77777777" w:rsidR="005C186C" w:rsidRDefault="005C186C">
      <w:pPr>
        <w:pStyle w:val="CommentText"/>
      </w:pPr>
    </w:p>
    <w:p w14:paraId="2AB401E3" w14:textId="4B332F17" w:rsidR="005C186C" w:rsidRDefault="005C186C">
      <w:pPr>
        <w:pStyle w:val="CommentText"/>
      </w:pPr>
      <w:r>
        <w:t>Heading 1 – All caps, bold</w:t>
      </w:r>
    </w:p>
    <w:p w14:paraId="4860FD5C" w14:textId="05A273E1" w:rsidR="005C186C" w:rsidRDefault="005C186C">
      <w:pPr>
        <w:pStyle w:val="CommentText"/>
      </w:pPr>
      <w:r>
        <w:t>Heading 2 – Capitalize first letter of each word, bold</w:t>
      </w:r>
    </w:p>
    <w:p w14:paraId="1C0B990A" w14:textId="29349F8B" w:rsidR="005C186C" w:rsidRDefault="005C186C">
      <w:pPr>
        <w:pStyle w:val="CommentText"/>
      </w:pPr>
      <w:r>
        <w:t>Heading 3 – Underline, bold</w:t>
      </w:r>
    </w:p>
    <w:p w14:paraId="62D9565C" w14:textId="1E8AF361" w:rsidR="005C186C" w:rsidRDefault="005C186C">
      <w:pPr>
        <w:pStyle w:val="CommentText"/>
      </w:pPr>
      <w:r>
        <w:t>Heading 4 – Italics, bold</w:t>
      </w:r>
    </w:p>
    <w:p w14:paraId="64049312" w14:textId="77777777" w:rsidR="005C186C" w:rsidRDefault="005C186C">
      <w:pPr>
        <w:pStyle w:val="CommentText"/>
      </w:pPr>
    </w:p>
    <w:p w14:paraId="3F372DBD" w14:textId="77777777" w:rsidR="005C186C" w:rsidRDefault="005C186C">
      <w:pPr>
        <w:pStyle w:val="CommentText"/>
      </w:pPr>
      <w:r>
        <w:t>Use heading types in this document so that the table of contents automatically populates. TOC formatting should also be ok in this file.</w:t>
      </w:r>
    </w:p>
    <w:p w14:paraId="53A7A1E9" w14:textId="06A6F6FF" w:rsidR="005C186C" w:rsidRDefault="005C186C">
      <w:pPr>
        <w:pStyle w:val="CommentText"/>
      </w:pPr>
    </w:p>
  </w:comment>
  <w:comment w:id="35" w:author="Andres Roda" w:date="2016-12-09T13:06:00Z" w:initials="AR">
    <w:p w14:paraId="128282CC" w14:textId="72E2E43C" w:rsidR="005C186C" w:rsidRDefault="005C186C">
      <w:pPr>
        <w:pStyle w:val="CommentText"/>
      </w:pPr>
      <w:r>
        <w:rPr>
          <w:rStyle w:val="CommentReference"/>
        </w:rPr>
        <w:annotationRef/>
      </w:r>
      <w:r>
        <w:t>Left justify the entire document. 6 pt. spacing after each paragraph.</w:t>
      </w:r>
    </w:p>
  </w:comment>
  <w:comment w:id="36" w:author="Andres Roda" w:date="2016-12-09T13:13:00Z" w:initials="AR">
    <w:p w14:paraId="055AC737" w14:textId="23CA205F" w:rsidR="005C186C" w:rsidRDefault="005C186C">
      <w:pPr>
        <w:pStyle w:val="CommentText"/>
      </w:pPr>
      <w:r>
        <w:rPr>
          <w:rStyle w:val="CommentReference"/>
        </w:rPr>
        <w:annotationRef/>
      </w:r>
      <w:r>
        <w:t xml:space="preserve">I thought there was a way to manually enter an approximate St. </w:t>
      </w:r>
      <w:proofErr w:type="spellStart"/>
      <w:r>
        <w:t>Venant</w:t>
      </w:r>
      <w:proofErr w:type="spellEnd"/>
      <w:r>
        <w:t xml:space="preserve"> torsion constant in order to better approximate torsional effects? Loosely based on  my review of NCHRP 725. </w:t>
      </w:r>
    </w:p>
  </w:comment>
  <w:comment w:id="37" w:author="David" w:date="2016-12-13T17:15:00Z" w:initials="D">
    <w:p w14:paraId="6031C5EC" w14:textId="2DED7D7F" w:rsidR="005C186C" w:rsidRDefault="005C186C">
      <w:pPr>
        <w:pStyle w:val="CommentText"/>
      </w:pPr>
      <w:r>
        <w:rPr>
          <w:rStyle w:val="CommentReference"/>
        </w:rPr>
        <w:annotationRef/>
      </w:r>
      <w:r>
        <w:t>The “twisting” deformation of girders by torsion is accounted for (i.e. the rotation of the girder end node about axis X in our FE models). What is not accounted for is any deformation of the section; we assume that plane sections remain plane, and an I-section remains an I with straight web, flanges, and right angles between the two.</w:t>
      </w:r>
    </w:p>
  </w:comment>
  <w:comment w:id="38" w:author="David" w:date="2016-12-13T17:29:00Z" w:initials="D">
    <w:p w14:paraId="73F99088" w14:textId="070BBE5B" w:rsidR="005C186C" w:rsidRDefault="005C186C">
      <w:pPr>
        <w:pStyle w:val="CommentText"/>
      </w:pPr>
      <w:r>
        <w:rPr>
          <w:rStyle w:val="CommentReference"/>
        </w:rPr>
        <w:annotationRef/>
      </w:r>
      <w:r>
        <w:t>If you use a figure from my thesis, you have to attribute.</w:t>
      </w:r>
    </w:p>
  </w:comment>
  <w:comment w:id="42" w:author="Andres Roda" w:date="2016-12-09T13:22:00Z" w:initials="AR">
    <w:p w14:paraId="00382A70" w14:textId="5CBAD268" w:rsidR="005C186C" w:rsidRDefault="005C186C">
      <w:pPr>
        <w:pStyle w:val="CommentText"/>
      </w:pPr>
      <w:r>
        <w:rPr>
          <w:rStyle w:val="CommentReference"/>
        </w:rPr>
        <w:annotationRef/>
      </w:r>
      <w:r>
        <w:t>This is vague, but seems really important.</w:t>
      </w:r>
    </w:p>
    <w:p w14:paraId="44B48764" w14:textId="77777777" w:rsidR="005C186C" w:rsidRDefault="005C186C">
      <w:pPr>
        <w:pStyle w:val="CommentText"/>
      </w:pPr>
    </w:p>
    <w:p w14:paraId="09AB8165" w14:textId="479D1A90" w:rsidR="005C186C" w:rsidRDefault="005C186C">
      <w:pPr>
        <w:pStyle w:val="CommentText"/>
      </w:pPr>
      <w:r>
        <w:t>Is this accurate:</w:t>
      </w:r>
    </w:p>
    <w:p w14:paraId="0626B9C6" w14:textId="17A0AA21" w:rsidR="005C186C" w:rsidRDefault="005C186C">
      <w:pPr>
        <w:pStyle w:val="CommentText"/>
      </w:pPr>
      <w:r>
        <w:t xml:space="preserve">Use caution when modeling structures using the shell element model, since the model may output local stress concentrations that do not manifest in the as-built structure. </w:t>
      </w:r>
    </w:p>
  </w:comment>
  <w:comment w:id="43" w:author="Andres Roda" w:date="2016-12-09T13:29:00Z" w:initials="AR">
    <w:p w14:paraId="7110D44F" w14:textId="006CFD89" w:rsidR="005C186C" w:rsidRDefault="005C186C">
      <w:pPr>
        <w:pStyle w:val="CommentText"/>
      </w:pPr>
      <w:r>
        <w:rPr>
          <w:rStyle w:val="CommentReference"/>
        </w:rPr>
        <w:annotationRef/>
      </w:r>
      <w:r>
        <w:t>Ok, they’re good for modeling localized behavior, and onerous in output. Can we put together a guide table for when to use each? A general rule of thumb? I would guess the choice is based on structure-type and material behavior. True?</w:t>
      </w:r>
    </w:p>
  </w:comment>
  <w:comment w:id="44" w:author="David" w:date="2016-12-13T17:17:00Z" w:initials="D">
    <w:p w14:paraId="18D77AB4" w14:textId="2D92DD0F" w:rsidR="005C186C" w:rsidRDefault="005C186C">
      <w:pPr>
        <w:pStyle w:val="CommentText"/>
      </w:pPr>
      <w:r>
        <w:rPr>
          <w:rStyle w:val="CommentReference"/>
        </w:rPr>
        <w:annotationRef/>
      </w:r>
      <w:r>
        <w:t>IF you care about global structural behavior (load sharing between girders and total responses in the cross section) you can use a beam element to model a abeam and a shell to model the deck. Don White has done work looking at how to model heavily skewed or curved I-girder structures and recommends shell element models if you want to model the forces in the diaphragms (again, this is primarily due to warping). We assume that the critical loading occurs in the girders. At the end of the day, we are using these models for responses only, and capacity is being derived from LRFR. There isn’t much point using a more sophisticated analysis model if your capacity and load models aren’t any better.</w:t>
      </w:r>
    </w:p>
    <w:p w14:paraId="776F9E02" w14:textId="736823A1" w:rsidR="005C186C" w:rsidRDefault="005C186C">
      <w:pPr>
        <w:pStyle w:val="CommentText"/>
      </w:pPr>
      <w:r>
        <w:t xml:space="preserve"> </w:t>
      </w:r>
    </w:p>
  </w:comment>
  <w:comment w:id="45" w:author="David" w:date="2016-12-13T17:29:00Z" w:initials="D">
    <w:p w14:paraId="645097E9" w14:textId="5B0186FB" w:rsidR="005C186C" w:rsidRDefault="005C186C">
      <w:pPr>
        <w:pStyle w:val="CommentText"/>
      </w:pPr>
      <w:r>
        <w:rPr>
          <w:rStyle w:val="CommentReference"/>
        </w:rPr>
        <w:annotationRef/>
      </w:r>
      <w:r>
        <w:t>If you use a figure from my thesis, you have to attribute.</w:t>
      </w:r>
    </w:p>
  </w:comment>
  <w:comment w:id="48" w:author="Andres Roda" w:date="2016-12-09T13:33:00Z" w:initials="AR">
    <w:p w14:paraId="3501B1B7" w14:textId="20D62CE2" w:rsidR="005C186C" w:rsidRDefault="005C186C">
      <w:pPr>
        <w:pStyle w:val="CommentText"/>
      </w:pPr>
      <w:r>
        <w:rPr>
          <w:rStyle w:val="CommentReference"/>
        </w:rPr>
        <w:annotationRef/>
      </w:r>
      <w:r>
        <w:t>Not all, since we can take a simple span, multi-girder steel bridge and model it using SLG analysis and be “close enough.” Quantify or establish boundary conditions for use of SLG, element-level, shell element, etc. a table would be nice. NCHRP 725 included this table:</w:t>
      </w:r>
    </w:p>
    <w:p w14:paraId="287689E9" w14:textId="6BF53130" w:rsidR="005C186C" w:rsidRDefault="005C186C">
      <w:pPr>
        <w:pStyle w:val="CommentText"/>
      </w:pPr>
      <w:r>
        <w:rPr>
          <w:noProof/>
        </w:rPr>
        <w:drawing>
          <wp:inline distT="0" distB="0" distL="0" distR="0" wp14:anchorId="386CFF8A" wp14:editId="5B003BA5">
            <wp:extent cx="2539938" cy="3017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65865" t="13672" r="15385" b="7140"/>
                    <a:stretch/>
                  </pic:blipFill>
                  <pic:spPr bwMode="auto">
                    <a:xfrm>
                      <a:off x="0" y="0"/>
                      <a:ext cx="2539938" cy="3017520"/>
                    </a:xfrm>
                    <a:prstGeom prst="rect">
                      <a:avLst/>
                    </a:prstGeom>
                    <a:ln>
                      <a:noFill/>
                    </a:ln>
                    <a:extLst>
                      <a:ext uri="{53640926-AAD7-44D8-BBD7-CCE9431645EC}">
                        <a14:shadowObscured xmlns:a14="http://schemas.microsoft.com/office/drawing/2010/main"/>
                      </a:ext>
                    </a:extLst>
                  </pic:spPr>
                </pic:pic>
              </a:graphicData>
            </a:graphic>
          </wp:inline>
        </w:drawing>
      </w:r>
    </w:p>
  </w:comment>
  <w:comment w:id="49" w:author="David" w:date="2016-12-13T17:25:00Z" w:initials="D">
    <w:p w14:paraId="0D53AA54" w14:textId="212EF2F2" w:rsidR="005C186C" w:rsidRDefault="005C186C">
      <w:pPr>
        <w:pStyle w:val="CommentText"/>
      </w:pPr>
      <w:r>
        <w:rPr>
          <w:rStyle w:val="CommentReference"/>
        </w:rPr>
        <w:annotationRef/>
      </w:r>
      <w:r>
        <w:t xml:space="preserve">NCHRP 725 was developed over the course of 2.5 years for about 250k, most likely. If we’re to give such a comprehensive overview of analysis model types, we should expect the same budget and time. We could do a synthesis as well, but, again, time is limited. </w:t>
      </w:r>
    </w:p>
    <w:p w14:paraId="066865B4" w14:textId="6BE3E6E1" w:rsidR="005C186C" w:rsidRDefault="005C186C">
      <w:pPr>
        <w:pStyle w:val="CommentText"/>
      </w:pPr>
    </w:p>
    <w:p w14:paraId="211D4771" w14:textId="47EE6222" w:rsidR="005C186C" w:rsidRDefault="005C186C">
      <w:pPr>
        <w:pStyle w:val="CommentText"/>
      </w:pPr>
      <w:r>
        <w:t>In this case “All” would likely mean that “all” of the steel multi-girder structures developed for BRP this year are of this type, not that you should always use this forever and ever. I think part of this confusion is that this guide is based on what was done for other parts of BRP Task 3, and so “otherwise noted” means that we used this method unless otherwise noted for the BRP refined load rating bridges.</w:t>
      </w:r>
    </w:p>
    <w:p w14:paraId="52C85979" w14:textId="42AEFFD4" w:rsidR="005C186C" w:rsidRDefault="005C186C">
      <w:pPr>
        <w:pStyle w:val="CommentText"/>
      </w:pPr>
    </w:p>
    <w:p w14:paraId="234022FB" w14:textId="77777777" w:rsidR="005C186C" w:rsidRDefault="005C186C">
      <w:pPr>
        <w:pStyle w:val="CommentText"/>
      </w:pPr>
      <w:r>
        <w:t xml:space="preserve">As for “close enough,” what does that mean? I see ranges of D to A for the score for these different model types. White leaves out the scores for this beam-offset model. Perhaps there is a different worst-case score? Or a different mode score? We know that the SLG model has bias and variability when compared to an actual structure. </w:t>
      </w:r>
    </w:p>
    <w:p w14:paraId="55E312F9" w14:textId="77777777" w:rsidR="005C186C" w:rsidRDefault="005C186C">
      <w:pPr>
        <w:pStyle w:val="CommentText"/>
      </w:pPr>
    </w:p>
    <w:p w14:paraId="4E994740" w14:textId="76B402EE" w:rsidR="005C186C" w:rsidRDefault="005C186C">
      <w:pPr>
        <w:pStyle w:val="CommentText"/>
      </w:pPr>
      <w:r>
        <w:t>2D grid is better than SLG, and for the purposes of this task, maybe it could have been sufficient. ON the other hand, the beam-offset model can account for the special distribution of transverse load sharing due to bearings, diaphragms, deck. We also usually update the diaphragm stiffness of models when doing model calibration, and White makes no mention of model calibration and which model form is best when you include that…</w:t>
      </w:r>
    </w:p>
    <w:p w14:paraId="72E152D4" w14:textId="5A74BCA0" w:rsidR="005C186C" w:rsidRDefault="005C186C">
      <w:pPr>
        <w:pStyle w:val="CommentText"/>
      </w:pPr>
    </w:p>
    <w:p w14:paraId="4B752848" w14:textId="5B3A7057" w:rsidR="005C186C" w:rsidRDefault="005C186C">
      <w:pPr>
        <w:pStyle w:val="CommentText"/>
      </w:pPr>
      <w:r>
        <w:t>All in all, this, like some other comments in this document, are strange at this point in the game. I know that there have been plenty of meetings about this task where this model form was presented as the one we were using. (Well, not me, I just advised the whole thing).</w:t>
      </w:r>
    </w:p>
  </w:comment>
  <w:comment w:id="53" w:author="David" w:date="2016-12-13T17:29:00Z" w:initials="D">
    <w:p w14:paraId="5D465483" w14:textId="2C64EBFC" w:rsidR="005C186C" w:rsidRDefault="005C186C">
      <w:pPr>
        <w:pStyle w:val="CommentText"/>
      </w:pPr>
      <w:r>
        <w:rPr>
          <w:rStyle w:val="CommentReference"/>
        </w:rPr>
        <w:annotationRef/>
      </w:r>
      <w:r>
        <w:t>Again, when you use a figure from my thesis, you have to attribute.</w:t>
      </w:r>
    </w:p>
  </w:comment>
  <w:comment w:id="54" w:author="Andres Roda" w:date="2016-12-09T13:48:00Z" w:initials="AR">
    <w:p w14:paraId="585C01FA" w14:textId="794DF297" w:rsidR="005C186C" w:rsidRDefault="005C186C">
      <w:pPr>
        <w:pStyle w:val="CommentText"/>
      </w:pPr>
      <w:r>
        <w:rPr>
          <w:rStyle w:val="CommentReference"/>
        </w:rPr>
        <w:annotationRef/>
      </w:r>
      <w:r>
        <w:t>I’m still wondering why we are only focusing on a structure-type that is so common, more easily modeled, and sufficiently accurate within 2D FE software?</w:t>
      </w:r>
    </w:p>
  </w:comment>
  <w:comment w:id="55" w:author="David" w:date="2016-12-13T17:30:00Z" w:initials="D">
    <w:p w14:paraId="49BA585B" w14:textId="0DD13558" w:rsidR="005C186C" w:rsidRDefault="005C186C" w:rsidP="00321071">
      <w:pPr>
        <w:pStyle w:val="CommentText"/>
        <w:numPr>
          <w:ilvl w:val="0"/>
          <w:numId w:val="35"/>
        </w:numPr>
      </w:pPr>
      <w:r>
        <w:rPr>
          <w:rStyle w:val="CommentReference"/>
        </w:rPr>
        <w:annotationRef/>
      </w:r>
      <w:r>
        <w:t xml:space="preserve"> Lack of time to address every bridge type</w:t>
      </w:r>
    </w:p>
    <w:p w14:paraId="3FC6F598" w14:textId="12D66E95" w:rsidR="005C186C" w:rsidRDefault="005C186C" w:rsidP="00321071">
      <w:pPr>
        <w:pStyle w:val="CommentText"/>
        <w:numPr>
          <w:ilvl w:val="0"/>
          <w:numId w:val="35"/>
        </w:numPr>
      </w:pPr>
      <w:r>
        <w:t xml:space="preserve"> 8/12 bridges for BRP task 3 were steel </w:t>
      </w:r>
      <w:proofErr w:type="spellStart"/>
      <w:r>
        <w:t>mutli</w:t>
      </w:r>
      <w:proofErr w:type="spellEnd"/>
      <w:r>
        <w:t>-girder (that CAIT did)</w:t>
      </w:r>
    </w:p>
    <w:p w14:paraId="4A1FA0DA" w14:textId="307E2AF9" w:rsidR="005C186C" w:rsidRDefault="005C186C" w:rsidP="00321071">
      <w:pPr>
        <w:pStyle w:val="CommentText"/>
        <w:numPr>
          <w:ilvl w:val="0"/>
          <w:numId w:val="35"/>
        </w:numPr>
      </w:pPr>
      <w:r>
        <w:t xml:space="preserve"> One of the most common bridge types in the US (along with PSC </w:t>
      </w:r>
      <w:proofErr w:type="spellStart"/>
      <w:r>
        <w:t>mutlti</w:t>
      </w:r>
      <w:proofErr w:type="spellEnd"/>
      <w:r>
        <w:t>-girder, which NJDOT did not ask us to do)</w:t>
      </w:r>
    </w:p>
    <w:p w14:paraId="734356B7" w14:textId="59C9A1E1" w:rsidR="005C186C" w:rsidRDefault="005C186C" w:rsidP="00A86401">
      <w:pPr>
        <w:pStyle w:val="CommentText"/>
      </w:pPr>
    </w:p>
    <w:p w14:paraId="275414FC" w14:textId="50AE6DB0" w:rsidR="005C186C" w:rsidRDefault="005C186C" w:rsidP="00A86401">
      <w:pPr>
        <w:pStyle w:val="CommentText"/>
      </w:pPr>
      <w:r>
        <w:t>This is also a weird question to be asking at this point in the game….</w:t>
      </w:r>
    </w:p>
  </w:comment>
  <w:comment w:id="64" w:author="Andres Roda" w:date="2016-12-09T13:57:00Z" w:initials="AR">
    <w:p w14:paraId="54994315" w14:textId="77777777" w:rsidR="005C186C" w:rsidRDefault="005C186C" w:rsidP="0058333F">
      <w:pPr>
        <w:pStyle w:val="CommentText"/>
      </w:pPr>
      <w:r>
        <w:rPr>
          <w:rStyle w:val="CommentReference"/>
        </w:rPr>
        <w:annotationRef/>
      </w:r>
      <w:r>
        <w:t xml:space="preserve">Here’s an example that could be discussed in boundary conditions, or even hinted at. Perhaps a structure is deemed non-composite, but a field experiment suggests that the NA is higher than originally modeled? That would prompt the need to link the deck to the girders in order to more accurately reflect field data. </w:t>
      </w:r>
    </w:p>
    <w:p w14:paraId="16AF6AC7" w14:textId="77777777" w:rsidR="005C186C" w:rsidRDefault="005C186C" w:rsidP="0058333F">
      <w:pPr>
        <w:pStyle w:val="CommentText"/>
      </w:pPr>
    </w:p>
    <w:p w14:paraId="62A00837" w14:textId="77777777" w:rsidR="005C186C" w:rsidRDefault="005C186C" w:rsidP="0058333F">
      <w:pPr>
        <w:pStyle w:val="CommentText"/>
      </w:pPr>
      <w:r>
        <w:t>Perhaps add a reference if my point is already covered in future sections.</w:t>
      </w:r>
    </w:p>
  </w:comment>
  <w:comment w:id="65" w:author="David" w:date="2016-12-13T17:44:00Z" w:initials="D">
    <w:p w14:paraId="30682177" w14:textId="77777777" w:rsidR="005C186C" w:rsidRDefault="005C186C" w:rsidP="0058333F">
      <w:pPr>
        <w:pStyle w:val="CommentText"/>
      </w:pPr>
      <w:r>
        <w:rPr>
          <w:rStyle w:val="CommentReference"/>
        </w:rPr>
        <w:annotationRef/>
      </w:r>
      <w:r>
        <w:t xml:space="preserve">This is exactly why we’d use beam elements. Unfortunately, to get the NA through measurement, we’d need to install strain gauges and do a load test. We have to just assume </w:t>
      </w:r>
      <w:proofErr w:type="spellStart"/>
      <w:r>
        <w:t>its</w:t>
      </w:r>
      <w:proofErr w:type="spellEnd"/>
      <w:r>
        <w:t xml:space="preserve"> unknown and try to get an estimate through dynamic test data and </w:t>
      </w:r>
      <w:proofErr w:type="spellStart"/>
      <w:r>
        <w:t>StID</w:t>
      </w:r>
      <w:proofErr w:type="spellEnd"/>
      <w:r>
        <w:t>.</w:t>
      </w:r>
    </w:p>
  </w:comment>
  <w:comment w:id="66" w:author="Nick Romano" w:date="2016-12-14T15:41:00Z" w:initials="NR">
    <w:p w14:paraId="25D892E5" w14:textId="77777777" w:rsidR="005C186C" w:rsidRDefault="005C186C" w:rsidP="0058333F">
      <w:pPr>
        <w:pStyle w:val="CommentText"/>
      </w:pPr>
      <w:r>
        <w:rPr>
          <w:rStyle w:val="CommentReference"/>
        </w:rPr>
        <w:annotationRef/>
      </w:r>
      <w:r>
        <w:t xml:space="preserve">If we simply reference the M&amp;M / AASHTO report for refined modeling and evaluation of bridges, this should cover most of these “why?” </w:t>
      </w:r>
      <w:proofErr w:type="spellStart"/>
      <w:r>
        <w:t>questions.Maybe</w:t>
      </w:r>
      <w:proofErr w:type="spellEnd"/>
      <w:r>
        <w:t xml:space="preserve"> reference in the </w:t>
      </w:r>
      <w:proofErr w:type="spellStart"/>
      <w:r>
        <w:t>foreward</w:t>
      </w:r>
      <w:proofErr w:type="spellEnd"/>
      <w:r>
        <w:t xml:space="preserve"> or exec summary?</w:t>
      </w:r>
    </w:p>
  </w:comment>
  <w:comment w:id="75" w:author="Andres Roda" w:date="2016-12-09T13:53:00Z" w:initials="AR">
    <w:p w14:paraId="4BC4A684" w14:textId="4702F95F" w:rsidR="005C186C" w:rsidRDefault="005C186C">
      <w:pPr>
        <w:pStyle w:val="CommentText"/>
      </w:pPr>
      <w:r>
        <w:rPr>
          <w:rStyle w:val="CommentReference"/>
        </w:rPr>
        <w:annotationRef/>
      </w:r>
      <w:r>
        <w:t>Use cross-references under “references” tab to link the heading here, for automatic updating.</w:t>
      </w:r>
    </w:p>
  </w:comment>
  <w:comment w:id="94" w:author="Andres Roda" w:date="2016-12-09T13:53:00Z" w:initials="AR">
    <w:p w14:paraId="58257EB0" w14:textId="59DA1EB6" w:rsidR="005C186C" w:rsidRDefault="005C186C">
      <w:pPr>
        <w:pStyle w:val="CommentText"/>
      </w:pPr>
      <w:r>
        <w:rPr>
          <w:rStyle w:val="CommentReference"/>
        </w:rPr>
        <w:annotationRef/>
      </w:r>
      <w:r>
        <w:t>Cross reference feature will be helpful, particularly since numbering sections is not included in the NJDOT guide.</w:t>
      </w:r>
    </w:p>
  </w:comment>
  <w:comment w:id="90" w:author="Andres Roda" w:date="2016-12-09T13:54:00Z" w:initials="AR">
    <w:p w14:paraId="1FD916BE" w14:textId="630FC262" w:rsidR="005C186C" w:rsidRDefault="005C186C">
      <w:pPr>
        <w:pStyle w:val="CommentText"/>
      </w:pPr>
      <w:r>
        <w:rPr>
          <w:rStyle w:val="CommentReference"/>
        </w:rPr>
        <w:annotationRef/>
      </w:r>
      <w:r>
        <w:t>This can be beefed up to discuss how, when and why boundary conditions are modified. We can also add examples of these occurrences come into play, such as frozen bearings that provide additional rigidity to the system, or cross-frames that provide increased load redistribution, or more pertinent examples you would know about, which I’d be guessing.</w:t>
      </w:r>
    </w:p>
    <w:p w14:paraId="32257BEB" w14:textId="77777777" w:rsidR="005C186C" w:rsidRDefault="005C186C">
      <w:pPr>
        <w:pStyle w:val="CommentText"/>
      </w:pPr>
    </w:p>
  </w:comment>
  <w:comment w:id="91" w:author="David" w:date="2016-12-13T17:45:00Z" w:initials="D">
    <w:p w14:paraId="09C69486" w14:textId="65243675" w:rsidR="005C186C" w:rsidRDefault="005C186C">
      <w:pPr>
        <w:pStyle w:val="CommentText"/>
      </w:pPr>
      <w:r>
        <w:rPr>
          <w:rStyle w:val="CommentReference"/>
        </w:rPr>
        <w:annotationRef/>
      </w:r>
      <w:r>
        <w:t>We assume that the resistance to major axis bending from bearings is somewhere between 0 and fixed. Model calibration to experimental data can help us account for this stiffness contribution when we’re calibrating the model, however it is conservative to neglect this stiffness contribution for load rating purposes (along with other short-term phenomena).</w:t>
      </w:r>
    </w:p>
    <w:p w14:paraId="394A1241" w14:textId="29C0270E" w:rsidR="005C186C" w:rsidRDefault="005C186C">
      <w:pPr>
        <w:pStyle w:val="CommentText"/>
      </w:pPr>
    </w:p>
    <w:p w14:paraId="4BA6FEC1" w14:textId="6814997F" w:rsidR="005C186C" w:rsidRDefault="005C186C">
      <w:pPr>
        <w:pStyle w:val="CommentText"/>
      </w:pPr>
      <w:r>
        <w:t xml:space="preserve">At the end of the day, what is the purpose of this document? Are we expecting NJDOT of all people to actually do FEA analysis of bridges? IF they want to know what we did, we can say what we did, specifically for each bridge, and why. </w:t>
      </w:r>
    </w:p>
    <w:p w14:paraId="79517925" w14:textId="016DD43D" w:rsidR="005C186C" w:rsidRDefault="005C186C">
      <w:pPr>
        <w:pStyle w:val="CommentText"/>
      </w:pPr>
    </w:p>
    <w:p w14:paraId="6D73D663" w14:textId="4AB20E33" w:rsidR="005C186C" w:rsidRDefault="005C186C">
      <w:pPr>
        <w:pStyle w:val="CommentText"/>
      </w:pPr>
      <w:r>
        <w:t>Also, some of this could be referenced in later sections or in the documents provided with individual bridges. I’ll let Nick find out if they are addressed or not.</w:t>
      </w:r>
    </w:p>
  </w:comment>
  <w:comment w:id="92" w:author="Nick Romano" w:date="2016-12-14T15:40:00Z" w:initials="NR">
    <w:p w14:paraId="5DACFE6C" w14:textId="21834DFC" w:rsidR="005C186C" w:rsidRDefault="005C186C">
      <w:pPr>
        <w:pStyle w:val="CommentText"/>
      </w:pPr>
      <w:r>
        <w:rPr>
          <w:rStyle w:val="CommentReference"/>
        </w:rPr>
        <w:annotationRef/>
      </w:r>
      <w:r>
        <w:t>Reorganized the report and included all discussion of BCs under one section.</w:t>
      </w:r>
    </w:p>
  </w:comment>
  <w:comment w:id="103" w:author="Andres Roda" w:date="2016-12-09T13:57:00Z" w:initials="AR">
    <w:p w14:paraId="6EA10589" w14:textId="2F5C96C8" w:rsidR="005C186C" w:rsidRDefault="005C186C">
      <w:pPr>
        <w:pStyle w:val="CommentText"/>
      </w:pPr>
      <w:r>
        <w:rPr>
          <w:rStyle w:val="CommentReference"/>
        </w:rPr>
        <w:annotationRef/>
      </w:r>
      <w:r>
        <w:t xml:space="preserve">Here’s an example that could be discussed in boundary conditions, or even hinted at. Perhaps a structure is deemed non-composite, but a field experiment suggests that the NA is higher than originally modeled? That would prompt the need to link the deck to the girders in order to more accurately reflect field data. </w:t>
      </w:r>
    </w:p>
    <w:p w14:paraId="0E113DEB" w14:textId="77777777" w:rsidR="005C186C" w:rsidRDefault="005C186C">
      <w:pPr>
        <w:pStyle w:val="CommentText"/>
      </w:pPr>
    </w:p>
    <w:p w14:paraId="468109E2" w14:textId="5E370364" w:rsidR="005C186C" w:rsidRDefault="005C186C">
      <w:pPr>
        <w:pStyle w:val="CommentText"/>
      </w:pPr>
      <w:r>
        <w:t>Perhaps add a reference if my point is already covered in future sections.</w:t>
      </w:r>
    </w:p>
  </w:comment>
  <w:comment w:id="104" w:author="David" w:date="2016-12-13T17:44:00Z" w:initials="D">
    <w:p w14:paraId="374CD586" w14:textId="71FD9CFD" w:rsidR="005C186C" w:rsidRDefault="005C186C">
      <w:pPr>
        <w:pStyle w:val="CommentText"/>
      </w:pPr>
      <w:r>
        <w:rPr>
          <w:rStyle w:val="CommentReference"/>
        </w:rPr>
        <w:annotationRef/>
      </w:r>
      <w:r>
        <w:t xml:space="preserve">This is exactly why we’d use beam elements. Unfortunately, to get the NA through measurement, we’d need to install strain gauges and do a load test. We have to just assume </w:t>
      </w:r>
      <w:proofErr w:type="spellStart"/>
      <w:r>
        <w:t>its</w:t>
      </w:r>
      <w:proofErr w:type="spellEnd"/>
      <w:r>
        <w:t xml:space="preserve"> unknown and try to get an estimate through dynamic test data and </w:t>
      </w:r>
      <w:proofErr w:type="spellStart"/>
      <w:r>
        <w:t>StID</w:t>
      </w:r>
      <w:proofErr w:type="spellEnd"/>
      <w:r>
        <w:t>.</w:t>
      </w:r>
    </w:p>
  </w:comment>
  <w:comment w:id="105" w:author="Nick Romano" w:date="2016-12-14T15:41:00Z" w:initials="NR">
    <w:p w14:paraId="6650B0AE" w14:textId="30C16C7B" w:rsidR="005C186C" w:rsidRDefault="005C186C">
      <w:pPr>
        <w:pStyle w:val="CommentText"/>
      </w:pPr>
      <w:r>
        <w:rPr>
          <w:rStyle w:val="CommentReference"/>
        </w:rPr>
        <w:annotationRef/>
      </w:r>
      <w:r>
        <w:t xml:space="preserve">If we simply reference the M&amp;M / AASHTO report for refined modeling and evaluation of bridges, this should cover most of these “why?” </w:t>
      </w:r>
      <w:proofErr w:type="spellStart"/>
      <w:r>
        <w:t>questions.Maybe</w:t>
      </w:r>
      <w:proofErr w:type="spellEnd"/>
      <w:r>
        <w:t xml:space="preserve"> reference in the </w:t>
      </w:r>
      <w:proofErr w:type="spellStart"/>
      <w:r>
        <w:t>foreward</w:t>
      </w:r>
      <w:proofErr w:type="spellEnd"/>
      <w:r>
        <w:t xml:space="preserve"> or exec summary?</w:t>
      </w:r>
    </w:p>
  </w:comment>
  <w:comment w:id="113" w:author="Andres Roda" w:date="2016-12-09T13:59:00Z" w:initials="AR">
    <w:p w14:paraId="7F8A006C" w14:textId="16FCBB66" w:rsidR="005C186C" w:rsidRDefault="005C186C">
      <w:pPr>
        <w:pStyle w:val="CommentText"/>
      </w:pPr>
      <w:r>
        <w:rPr>
          <w:rStyle w:val="CommentReference"/>
        </w:rPr>
        <w:annotationRef/>
      </w:r>
      <w:r>
        <w:t>Why?</w:t>
      </w:r>
    </w:p>
  </w:comment>
  <w:comment w:id="114" w:author="David" w:date="2016-12-13T17:46:00Z" w:initials="D">
    <w:p w14:paraId="04E5BBC2" w14:textId="60068F0C" w:rsidR="005C186C" w:rsidRDefault="005C186C">
      <w:pPr>
        <w:pStyle w:val="CommentText"/>
      </w:pPr>
      <w:r>
        <w:rPr>
          <w:rStyle w:val="CommentReference"/>
        </w:rPr>
        <w:annotationRef/>
      </w:r>
      <w:r>
        <w:t xml:space="preserve">FE model theory. I don’t even care to know the math behind it, I just know it’s sort of the accepted number. Some people say 4:1 is the only rule… This is one of those rules </w:t>
      </w:r>
      <w:proofErr w:type="spellStart"/>
      <w:r>
        <w:t>o</w:t>
      </w:r>
      <w:proofErr w:type="spellEnd"/>
      <w:r>
        <w:t xml:space="preserve"> thumb that’s just been passed down. I’m sure someone could find actual documentation to back this up.</w:t>
      </w:r>
    </w:p>
  </w:comment>
  <w:comment w:id="115" w:author="Nick Romano" w:date="2016-12-14T15:43:00Z" w:initials="NR">
    <w:p w14:paraId="27B20650" w14:textId="090323F1" w:rsidR="005C186C" w:rsidRDefault="005C186C">
      <w:pPr>
        <w:pStyle w:val="CommentText"/>
      </w:pPr>
      <w:r>
        <w:rPr>
          <w:rStyle w:val="CommentReference"/>
        </w:rPr>
        <w:annotationRef/>
      </w:r>
    </w:p>
  </w:comment>
  <w:comment w:id="116" w:author="Andres Roda" w:date="2016-12-09T14:00:00Z" w:initials="AR">
    <w:p w14:paraId="78ADFEDC" w14:textId="432E5DEF" w:rsidR="005C186C" w:rsidRDefault="005C186C">
      <w:pPr>
        <w:pStyle w:val="CommentText"/>
      </w:pPr>
      <w:r>
        <w:rPr>
          <w:rStyle w:val="CommentReference"/>
        </w:rPr>
        <w:annotationRef/>
      </w:r>
      <w:r>
        <w:t>Why?</w:t>
      </w:r>
    </w:p>
  </w:comment>
  <w:comment w:id="117" w:author="David" w:date="2016-12-13T17:47:00Z" w:initials="D">
    <w:p w14:paraId="1754A189" w14:textId="78F6E387" w:rsidR="005C186C" w:rsidRDefault="005C186C">
      <w:pPr>
        <w:pStyle w:val="CommentText"/>
      </w:pPr>
      <w:r>
        <w:rPr>
          <w:rStyle w:val="CommentReference"/>
        </w:rPr>
        <w:annotationRef/>
      </w:r>
      <w:r>
        <w:t>This was from NCHRP 12-105. Nick should cite this. Essentially, a sensitivity study was performed to determine at what discretization level global responses to point loads on this model type converge. It was about at this ratio.</w:t>
      </w:r>
    </w:p>
  </w:comment>
  <w:comment w:id="118" w:author="Nick Romano" w:date="2016-12-14T15:45:00Z" w:initials="NR">
    <w:p w14:paraId="44D7CC36" w14:textId="3E27A9B5" w:rsidR="005C186C" w:rsidRDefault="005C186C">
      <w:pPr>
        <w:pStyle w:val="CommentText"/>
      </w:pPr>
      <w:r>
        <w:rPr>
          <w:rStyle w:val="CommentReference"/>
        </w:rPr>
        <w:annotationRef/>
      </w:r>
      <w:r>
        <w:t>Referenced.</w:t>
      </w:r>
    </w:p>
  </w:comment>
  <w:comment w:id="122" w:author="Andres Roda" w:date="2016-12-09T14:00:00Z" w:initials="AR">
    <w:p w14:paraId="64D666C6" w14:textId="5BF77278" w:rsidR="005C186C" w:rsidRDefault="005C186C">
      <w:pPr>
        <w:pStyle w:val="CommentText"/>
      </w:pPr>
      <w:r>
        <w:rPr>
          <w:rStyle w:val="CommentReference"/>
        </w:rPr>
        <w:annotationRef/>
      </w:r>
      <w:r>
        <w:t xml:space="preserve">Why? When would we want smaller? When would we want larger? </w:t>
      </w:r>
    </w:p>
    <w:p w14:paraId="3EEF559D" w14:textId="77777777" w:rsidR="005C186C" w:rsidRDefault="005C186C">
      <w:pPr>
        <w:pStyle w:val="CommentText"/>
      </w:pPr>
    </w:p>
    <w:p w14:paraId="7EB430B6" w14:textId="4464F8F7" w:rsidR="005C186C" w:rsidRDefault="005C186C">
      <w:pPr>
        <w:pStyle w:val="CommentText"/>
      </w:pPr>
      <w:r>
        <w:t xml:space="preserve">What are the dangers of smaller element sizes? </w:t>
      </w:r>
    </w:p>
    <w:p w14:paraId="70AFE814" w14:textId="77777777" w:rsidR="005C186C" w:rsidRDefault="005C186C">
      <w:pPr>
        <w:pStyle w:val="CommentText"/>
      </w:pPr>
    </w:p>
    <w:p w14:paraId="74363EAC" w14:textId="77777777" w:rsidR="005C186C" w:rsidRDefault="005C186C">
      <w:pPr>
        <w:pStyle w:val="CommentText"/>
      </w:pPr>
      <w:r>
        <w:t xml:space="preserve">How do you discern between accurate output and model errors (in terms of choosing an appropriate mesh to model the behavior in question)? </w:t>
      </w:r>
    </w:p>
    <w:p w14:paraId="452BF733" w14:textId="77777777" w:rsidR="005C186C" w:rsidRDefault="005C186C">
      <w:pPr>
        <w:pStyle w:val="CommentText"/>
      </w:pPr>
    </w:p>
    <w:p w14:paraId="27674AFE" w14:textId="3B480687" w:rsidR="005C186C" w:rsidRDefault="005C186C">
      <w:pPr>
        <w:pStyle w:val="CommentText"/>
      </w:pPr>
      <w:r>
        <w:t>Is there guidance on where to use smaller elements (near cross-frames?) versus larger elements (long stretch of uninterrupted web or flange?)</w:t>
      </w:r>
    </w:p>
    <w:p w14:paraId="3F8FCE83" w14:textId="77777777" w:rsidR="005C186C" w:rsidRDefault="005C186C">
      <w:pPr>
        <w:pStyle w:val="CommentText"/>
      </w:pPr>
    </w:p>
  </w:comment>
  <w:comment w:id="123" w:author="David" w:date="2016-12-13T17:47:00Z" w:initials="D">
    <w:p w14:paraId="47054F32" w14:textId="1E3750DB" w:rsidR="005C186C" w:rsidRDefault="005C186C">
      <w:pPr>
        <w:pStyle w:val="CommentText"/>
      </w:pPr>
      <w:r>
        <w:rPr>
          <w:rStyle w:val="CommentReference"/>
        </w:rPr>
        <w:annotationRef/>
      </w:r>
      <w:r>
        <w:t>I don’t like this statement in this document. He should have said “given the span lengths and girder spacing we encounter, you should expect this size” but the way its phrased right now isn’t good. I spoke with Nick about this in person, he knows what to change.</w:t>
      </w:r>
    </w:p>
    <w:p w14:paraId="76A9B528" w14:textId="619CFF1B" w:rsidR="005C186C" w:rsidRDefault="005C186C">
      <w:pPr>
        <w:pStyle w:val="CommentText"/>
      </w:pPr>
    </w:p>
    <w:p w14:paraId="0618254D" w14:textId="77777777" w:rsidR="005C186C" w:rsidRDefault="005C186C">
      <w:pPr>
        <w:pStyle w:val="CommentText"/>
      </w:pPr>
      <w:r>
        <w:t xml:space="preserve">All models have errors. We just are trying to get a model that is adequate for our purposes (see my thesis for why SLG may not be good enough). 2D grids may be good enough, but it’s really not to different to construct a model this way, plus it looks nicer (no need to build a separate 3D CAD). That being said, we don’t really have a long-interrupted stretch of beam because of the girder discretization rules (1/6 to 1/8 of girder spacing). SO if you discretize the model in an orderly fashion, you don’t have to worry about it too much. </w:t>
      </w:r>
    </w:p>
    <w:p w14:paraId="7C6D6BF7" w14:textId="77777777" w:rsidR="005C186C" w:rsidRDefault="005C186C">
      <w:pPr>
        <w:pStyle w:val="CommentText"/>
      </w:pPr>
    </w:p>
    <w:p w14:paraId="5EF3A964" w14:textId="717B220D" w:rsidR="005C186C" w:rsidRDefault="005C186C">
      <w:pPr>
        <w:pStyle w:val="CommentText"/>
      </w:pPr>
      <w:r>
        <w:t xml:space="preserve">I guess someone could do a study with a model that was constructed all willy-nilly with a nice, orderly engineer’s model. Maybe you’d get the same results, but why take the chance. Orderliness means you’re likely to get the results you expect. An ad hoc model means you never know what you may get. Also, when you have all these bridges to do, </w:t>
      </w:r>
      <w:proofErr w:type="spellStart"/>
      <w:r>
        <w:t>its</w:t>
      </w:r>
      <w:proofErr w:type="spellEnd"/>
      <w:r>
        <w:t xml:space="preserve"> easier to pull results using software tools when you have regularly discretized elements.</w:t>
      </w:r>
    </w:p>
  </w:comment>
  <w:comment w:id="142" w:author="Andres Roda" w:date="2016-12-09T13:53:00Z" w:initials="AR">
    <w:p w14:paraId="7DC66F2C" w14:textId="77777777" w:rsidR="005C186C" w:rsidRDefault="005C186C" w:rsidP="0058333F">
      <w:pPr>
        <w:pStyle w:val="CommentText"/>
      </w:pPr>
      <w:r>
        <w:rPr>
          <w:rStyle w:val="CommentReference"/>
        </w:rPr>
        <w:annotationRef/>
      </w:r>
      <w:r>
        <w:t>Use cross-references under “references” tab to link the heading here, for automatic updating.</w:t>
      </w:r>
    </w:p>
  </w:comment>
  <w:comment w:id="156" w:author="Andres Roda" w:date="2016-12-09T13:59:00Z" w:initials="AR">
    <w:p w14:paraId="173AD39C" w14:textId="77777777" w:rsidR="005C186C" w:rsidRDefault="005C186C" w:rsidP="0058333F">
      <w:pPr>
        <w:pStyle w:val="CommentText"/>
      </w:pPr>
      <w:r>
        <w:rPr>
          <w:rStyle w:val="CommentReference"/>
        </w:rPr>
        <w:annotationRef/>
      </w:r>
      <w:r>
        <w:t>Why?</w:t>
      </w:r>
    </w:p>
  </w:comment>
  <w:comment w:id="157" w:author="David" w:date="2016-12-13T17:46:00Z" w:initials="D">
    <w:p w14:paraId="46D4BDFF" w14:textId="77777777" w:rsidR="005C186C" w:rsidRDefault="005C186C" w:rsidP="0058333F">
      <w:pPr>
        <w:pStyle w:val="CommentText"/>
      </w:pPr>
      <w:r>
        <w:rPr>
          <w:rStyle w:val="CommentReference"/>
        </w:rPr>
        <w:annotationRef/>
      </w:r>
      <w:r>
        <w:t xml:space="preserve">FE model theory. I don’t even care to know the math behind it, I just know it’s sort of the accepted number. Some people say 4:1 is the only rule… This is one of those rules </w:t>
      </w:r>
      <w:proofErr w:type="spellStart"/>
      <w:r>
        <w:t>o</w:t>
      </w:r>
      <w:proofErr w:type="spellEnd"/>
      <w:r>
        <w:t xml:space="preserve"> thumb that’s just been passed down. I’m sure someone could find actual documentation to back this up.</w:t>
      </w:r>
    </w:p>
  </w:comment>
  <w:comment w:id="158" w:author="Nick Romano" w:date="2016-12-14T15:43:00Z" w:initials="NR">
    <w:p w14:paraId="6A89AD8F" w14:textId="6DF0DD71" w:rsidR="005C186C" w:rsidRDefault="005C186C" w:rsidP="0058333F">
      <w:pPr>
        <w:pStyle w:val="CommentText"/>
      </w:pPr>
      <w:r>
        <w:rPr>
          <w:rStyle w:val="CommentReference"/>
        </w:rPr>
        <w:annotationRef/>
      </w:r>
      <w:r>
        <w:t>referenced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A40441" w15:done="1"/>
  <w15:commentEx w15:paraId="53A7A1E9" w15:done="0"/>
  <w15:commentEx w15:paraId="128282CC" w15:done="1"/>
  <w15:commentEx w15:paraId="055AC737" w15:done="0"/>
  <w15:commentEx w15:paraId="6031C5EC" w15:paraIdParent="055AC737" w15:done="0"/>
  <w15:commentEx w15:paraId="73F99088" w15:done="0"/>
  <w15:commentEx w15:paraId="0626B9C6" w15:done="1"/>
  <w15:commentEx w15:paraId="7110D44F" w15:done="0"/>
  <w15:commentEx w15:paraId="776F9E02" w15:paraIdParent="7110D44F" w15:done="0"/>
  <w15:commentEx w15:paraId="645097E9" w15:done="0"/>
  <w15:commentEx w15:paraId="287689E9" w15:done="0"/>
  <w15:commentEx w15:paraId="4B752848" w15:paraIdParent="287689E9" w15:done="0"/>
  <w15:commentEx w15:paraId="5D465483" w15:done="0"/>
  <w15:commentEx w15:paraId="585C01FA" w15:done="0"/>
  <w15:commentEx w15:paraId="275414FC" w15:paraIdParent="585C01FA" w15:done="0"/>
  <w15:commentEx w15:paraId="62A00837" w15:done="0"/>
  <w15:commentEx w15:paraId="30682177" w15:paraIdParent="62A00837" w15:done="0"/>
  <w15:commentEx w15:paraId="25D892E5" w15:paraIdParent="62A00837" w15:done="0"/>
  <w15:commentEx w15:paraId="4BC4A684" w15:done="0"/>
  <w15:commentEx w15:paraId="58257EB0" w15:done="0"/>
  <w15:commentEx w15:paraId="32257BEB" w15:done="0"/>
  <w15:commentEx w15:paraId="6D73D663" w15:paraIdParent="32257BEB" w15:done="0"/>
  <w15:commentEx w15:paraId="5DACFE6C" w15:paraIdParent="32257BEB" w15:done="0"/>
  <w15:commentEx w15:paraId="468109E2" w15:done="0"/>
  <w15:commentEx w15:paraId="374CD586" w15:paraIdParent="468109E2" w15:done="0"/>
  <w15:commentEx w15:paraId="6650B0AE" w15:paraIdParent="468109E2" w15:done="0"/>
  <w15:commentEx w15:paraId="7F8A006C" w15:done="0"/>
  <w15:commentEx w15:paraId="04E5BBC2" w15:paraIdParent="7F8A006C" w15:done="0"/>
  <w15:commentEx w15:paraId="27B20650" w15:paraIdParent="7F8A006C" w15:done="0"/>
  <w15:commentEx w15:paraId="78ADFEDC" w15:done="0"/>
  <w15:commentEx w15:paraId="1754A189" w15:paraIdParent="78ADFEDC" w15:done="0"/>
  <w15:commentEx w15:paraId="44D7CC36" w15:paraIdParent="78ADFEDC" w15:done="0"/>
  <w15:commentEx w15:paraId="3F8FCE83" w15:done="0"/>
  <w15:commentEx w15:paraId="5EF3A964" w15:paraIdParent="3F8FCE83" w15:done="0"/>
  <w15:commentEx w15:paraId="7DC66F2C" w15:done="0"/>
  <w15:commentEx w15:paraId="173AD39C" w15:done="0"/>
  <w15:commentEx w15:paraId="46D4BDFF" w15:paraIdParent="173AD39C" w15:done="0"/>
  <w15:commentEx w15:paraId="6A89AD8F" w15:paraIdParent="173AD3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DD9472" w14:textId="77777777" w:rsidR="00E625E8" w:rsidRDefault="00E625E8" w:rsidP="00627C38">
      <w:pPr>
        <w:spacing w:after="0" w:line="240" w:lineRule="auto"/>
      </w:pPr>
      <w:r>
        <w:separator/>
      </w:r>
    </w:p>
  </w:endnote>
  <w:endnote w:type="continuationSeparator" w:id="0">
    <w:p w14:paraId="2CF51C09" w14:textId="77777777" w:rsidR="00E625E8" w:rsidRDefault="00E625E8" w:rsidP="00627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GｺﾞｼｯｸM">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71ABD4" w14:textId="77777777" w:rsidR="005C186C" w:rsidRDefault="005C186C">
    <w:pPr>
      <w:pStyle w:val="Footer"/>
      <w:jc w:val="right"/>
    </w:pPr>
  </w:p>
  <w:p w14:paraId="10D9B1F2" w14:textId="77777777" w:rsidR="005C186C" w:rsidRDefault="005C18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E8835" w14:textId="77777777" w:rsidR="005C186C" w:rsidRDefault="005C186C" w:rsidP="0016594C">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8864432"/>
      <w:docPartObj>
        <w:docPartGallery w:val="Page Numbers (Bottom of Page)"/>
        <w:docPartUnique/>
      </w:docPartObj>
    </w:sdtPr>
    <w:sdtEndPr>
      <w:rPr>
        <w:noProof/>
      </w:rPr>
    </w:sdtEndPr>
    <w:sdtContent>
      <w:p w14:paraId="1075A7D3" w14:textId="1DFEFA43" w:rsidR="005C186C" w:rsidRDefault="005C186C">
        <w:pPr>
          <w:pStyle w:val="Footer"/>
          <w:jc w:val="center"/>
        </w:pPr>
        <w:r>
          <w:fldChar w:fldCharType="begin"/>
        </w:r>
        <w:r>
          <w:instrText xml:space="preserve"> PAGE   \* MERGEFORMAT </w:instrText>
        </w:r>
        <w:r>
          <w:fldChar w:fldCharType="separate"/>
        </w:r>
        <w:r w:rsidR="00D840F9">
          <w:rPr>
            <w:noProof/>
          </w:rPr>
          <w:t>ii</w:t>
        </w:r>
        <w:r>
          <w:rPr>
            <w:noProof/>
          </w:rPr>
          <w:fldChar w:fldCharType="end"/>
        </w:r>
      </w:p>
    </w:sdtContent>
  </w:sdt>
  <w:p w14:paraId="0CB3FEA1" w14:textId="77777777" w:rsidR="005C186C" w:rsidRDefault="005C186C" w:rsidP="0016594C">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2025FA" w14:textId="77777777" w:rsidR="005C186C" w:rsidRDefault="005C186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80764"/>
      <w:docPartObj>
        <w:docPartGallery w:val="Page Numbers (Bottom of Page)"/>
        <w:docPartUnique/>
      </w:docPartObj>
    </w:sdtPr>
    <w:sdtEndPr>
      <w:rPr>
        <w:noProof/>
      </w:rPr>
    </w:sdtEndPr>
    <w:sdtContent>
      <w:p w14:paraId="78DE0F35" w14:textId="41107538" w:rsidR="005C186C" w:rsidRDefault="005C186C">
        <w:pPr>
          <w:pStyle w:val="Footer"/>
          <w:jc w:val="center"/>
        </w:pPr>
        <w:r>
          <w:fldChar w:fldCharType="begin"/>
        </w:r>
        <w:r>
          <w:instrText xml:space="preserve"> PAGE   \* MERGEFORMAT </w:instrText>
        </w:r>
        <w:r>
          <w:fldChar w:fldCharType="separate"/>
        </w:r>
        <w:r w:rsidR="00D840F9">
          <w:rPr>
            <w:noProof/>
          </w:rPr>
          <w:t>1</w:t>
        </w:r>
        <w:r>
          <w:rPr>
            <w:noProof/>
          </w:rPr>
          <w:fldChar w:fldCharType="end"/>
        </w:r>
      </w:p>
    </w:sdtContent>
  </w:sdt>
  <w:p w14:paraId="6DBE2C56" w14:textId="77777777" w:rsidR="005C186C" w:rsidRDefault="005C186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A0ACA3" w14:textId="77777777" w:rsidR="005C186C" w:rsidRDefault="005C18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2F5B26" w14:textId="77777777" w:rsidR="00E625E8" w:rsidRDefault="00E625E8" w:rsidP="00627C38">
      <w:pPr>
        <w:spacing w:after="0" w:line="240" w:lineRule="auto"/>
      </w:pPr>
      <w:r>
        <w:separator/>
      </w:r>
    </w:p>
  </w:footnote>
  <w:footnote w:type="continuationSeparator" w:id="0">
    <w:p w14:paraId="5C4AFF5A" w14:textId="77777777" w:rsidR="00E625E8" w:rsidRDefault="00E625E8" w:rsidP="00627C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F0279" w14:textId="77777777" w:rsidR="005C186C" w:rsidRDefault="005C18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B4402" w14:textId="4EACFDE8" w:rsidR="005C186C" w:rsidRDefault="005C186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ADAE0B" w14:textId="77777777" w:rsidR="005C186C" w:rsidRDefault="005C18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C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9112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31E4399"/>
    <w:multiLevelType w:val="hybridMultilevel"/>
    <w:tmpl w:val="26423F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8E20376"/>
    <w:multiLevelType w:val="hybridMultilevel"/>
    <w:tmpl w:val="4686E0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DD4BC4"/>
    <w:multiLevelType w:val="hybridMultilevel"/>
    <w:tmpl w:val="7D3005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3907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4EA11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DF5ABF"/>
    <w:multiLevelType w:val="hybridMultilevel"/>
    <w:tmpl w:val="DECAAF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EA4916"/>
    <w:multiLevelType w:val="hybridMultilevel"/>
    <w:tmpl w:val="0CACA6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930DC2"/>
    <w:multiLevelType w:val="hybridMultilevel"/>
    <w:tmpl w:val="0C92A2D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nsid w:val="1E1379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1CA0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575228B"/>
    <w:multiLevelType w:val="hybridMultilevel"/>
    <w:tmpl w:val="D3888C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B947E1"/>
    <w:multiLevelType w:val="hybridMultilevel"/>
    <w:tmpl w:val="6E44B8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317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4170E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C64D29"/>
    <w:multiLevelType w:val="hybridMultilevel"/>
    <w:tmpl w:val="D6BEB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AB7978"/>
    <w:multiLevelType w:val="hybridMultilevel"/>
    <w:tmpl w:val="FD901D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BC4108"/>
    <w:multiLevelType w:val="hybridMultilevel"/>
    <w:tmpl w:val="795084A6"/>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FD62E4B"/>
    <w:multiLevelType w:val="hybridMultilevel"/>
    <w:tmpl w:val="ABAA1BA8"/>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07212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E1704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E775F98"/>
    <w:multiLevelType w:val="hybridMultilevel"/>
    <w:tmpl w:val="435A3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BC38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2D329D2"/>
    <w:multiLevelType w:val="hybridMultilevel"/>
    <w:tmpl w:val="19F07F7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nsid w:val="548D69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7B042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99F7891"/>
    <w:multiLevelType w:val="hybridMultilevel"/>
    <w:tmpl w:val="9C0885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BF28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E390587"/>
    <w:multiLevelType w:val="hybridMultilevel"/>
    <w:tmpl w:val="1134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216D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F997E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FB96086"/>
    <w:multiLevelType w:val="hybridMultilevel"/>
    <w:tmpl w:val="E26035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4563C9"/>
    <w:multiLevelType w:val="hybridMultilevel"/>
    <w:tmpl w:val="9C86703C"/>
    <w:lvl w:ilvl="0" w:tplc="C960117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C826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C6461D6"/>
    <w:multiLevelType w:val="hybridMultilevel"/>
    <w:tmpl w:val="ECB462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BB75A9"/>
    <w:multiLevelType w:val="hybridMultilevel"/>
    <w:tmpl w:val="74127094"/>
    <w:lvl w:ilvl="0" w:tplc="1B28325C">
      <w:numFmt w:val="bullet"/>
      <w:lvlText w:val="-"/>
      <w:lvlJc w:val="left"/>
      <w:pPr>
        <w:ind w:left="1170" w:hanging="360"/>
      </w:pPr>
      <w:rPr>
        <w:rFonts w:ascii="Calibri" w:eastAsia="Times New Roman" w:hAnsi="Calibri" w:hint="default"/>
      </w:rPr>
    </w:lvl>
    <w:lvl w:ilvl="1" w:tplc="04090003" w:tentative="1">
      <w:start w:val="1"/>
      <w:numFmt w:val="bullet"/>
      <w:lvlText w:val="o"/>
      <w:lvlJc w:val="left"/>
      <w:pPr>
        <w:ind w:left="1890" w:hanging="360"/>
      </w:pPr>
      <w:rPr>
        <w:rFonts w:ascii="Courier New" w:hAnsi="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23"/>
  </w:num>
  <w:num w:numId="2">
    <w:abstractNumId w:val="10"/>
  </w:num>
  <w:num w:numId="3">
    <w:abstractNumId w:val="15"/>
  </w:num>
  <w:num w:numId="4">
    <w:abstractNumId w:val="31"/>
  </w:num>
  <w:num w:numId="5">
    <w:abstractNumId w:val="26"/>
  </w:num>
  <w:num w:numId="6">
    <w:abstractNumId w:val="36"/>
  </w:num>
  <w:num w:numId="7">
    <w:abstractNumId w:val="24"/>
  </w:num>
  <w:num w:numId="8">
    <w:abstractNumId w:val="21"/>
  </w:num>
  <w:num w:numId="9">
    <w:abstractNumId w:val="0"/>
  </w:num>
  <w:num w:numId="10">
    <w:abstractNumId w:val="9"/>
  </w:num>
  <w:num w:numId="11">
    <w:abstractNumId w:val="28"/>
  </w:num>
  <w:num w:numId="12">
    <w:abstractNumId w:val="20"/>
  </w:num>
  <w:num w:numId="13">
    <w:abstractNumId w:val="14"/>
  </w:num>
  <w:num w:numId="14">
    <w:abstractNumId w:val="1"/>
  </w:num>
  <w:num w:numId="15">
    <w:abstractNumId w:val="6"/>
  </w:num>
  <w:num w:numId="16">
    <w:abstractNumId w:val="30"/>
  </w:num>
  <w:num w:numId="17">
    <w:abstractNumId w:val="34"/>
  </w:num>
  <w:num w:numId="18">
    <w:abstractNumId w:val="25"/>
  </w:num>
  <w:num w:numId="19">
    <w:abstractNumId w:val="5"/>
  </w:num>
  <w:num w:numId="20">
    <w:abstractNumId w:val="2"/>
  </w:num>
  <w:num w:numId="21">
    <w:abstractNumId w:val="18"/>
  </w:num>
  <w:num w:numId="22">
    <w:abstractNumId w:val="19"/>
  </w:num>
  <w:num w:numId="23">
    <w:abstractNumId w:val="35"/>
  </w:num>
  <w:num w:numId="24">
    <w:abstractNumId w:val="3"/>
  </w:num>
  <w:num w:numId="25">
    <w:abstractNumId w:val="32"/>
  </w:num>
  <w:num w:numId="26">
    <w:abstractNumId w:val="27"/>
  </w:num>
  <w:num w:numId="27">
    <w:abstractNumId w:val="13"/>
  </w:num>
  <w:num w:numId="28">
    <w:abstractNumId w:val="7"/>
  </w:num>
  <w:num w:numId="29">
    <w:abstractNumId w:val="29"/>
  </w:num>
  <w:num w:numId="30">
    <w:abstractNumId w:val="4"/>
  </w:num>
  <w:num w:numId="31">
    <w:abstractNumId w:val="8"/>
  </w:num>
  <w:num w:numId="32">
    <w:abstractNumId w:val="12"/>
  </w:num>
  <w:num w:numId="33">
    <w:abstractNumId w:val="33"/>
  </w:num>
  <w:num w:numId="34">
    <w:abstractNumId w:val="11"/>
  </w:num>
  <w:num w:numId="35">
    <w:abstractNumId w:val="17"/>
  </w:num>
  <w:num w:numId="36">
    <w:abstractNumId w:val="22"/>
  </w:num>
  <w:num w:numId="3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 Romano">
    <w15:presenceInfo w15:providerId="Windows Live" w15:userId="7c2c85ea0dc9f664"/>
  </w15:person>
  <w15:person w15:author="Andres Roda">
    <w15:presenceInfo w15:providerId="Windows Live" w15:userId="5b4860163154db6a"/>
  </w15:person>
  <w15:person w15:author="David">
    <w15:presenceInfo w15:providerId="None" w15:userId="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80"/>
    <w:rsid w:val="00004286"/>
    <w:rsid w:val="00010EF5"/>
    <w:rsid w:val="00012BCD"/>
    <w:rsid w:val="00013286"/>
    <w:rsid w:val="00031300"/>
    <w:rsid w:val="00045DB8"/>
    <w:rsid w:val="00056DA8"/>
    <w:rsid w:val="00063BA6"/>
    <w:rsid w:val="00064E88"/>
    <w:rsid w:val="00066193"/>
    <w:rsid w:val="000701E1"/>
    <w:rsid w:val="0007053C"/>
    <w:rsid w:val="00082CB0"/>
    <w:rsid w:val="000957D4"/>
    <w:rsid w:val="000A00AA"/>
    <w:rsid w:val="000A0A74"/>
    <w:rsid w:val="000A36A9"/>
    <w:rsid w:val="000B4A0F"/>
    <w:rsid w:val="000C292D"/>
    <w:rsid w:val="000C6173"/>
    <w:rsid w:val="000D2798"/>
    <w:rsid w:val="000D5D43"/>
    <w:rsid w:val="000D66D9"/>
    <w:rsid w:val="000D7CCC"/>
    <w:rsid w:val="000E6403"/>
    <w:rsid w:val="000F2027"/>
    <w:rsid w:val="000F26A0"/>
    <w:rsid w:val="000F6193"/>
    <w:rsid w:val="0010190E"/>
    <w:rsid w:val="00117C13"/>
    <w:rsid w:val="00121C79"/>
    <w:rsid w:val="00131F1C"/>
    <w:rsid w:val="00131FB0"/>
    <w:rsid w:val="0013651C"/>
    <w:rsid w:val="00137AB1"/>
    <w:rsid w:val="00145027"/>
    <w:rsid w:val="001575B8"/>
    <w:rsid w:val="0016527E"/>
    <w:rsid w:val="0016594C"/>
    <w:rsid w:val="001662D6"/>
    <w:rsid w:val="00167C9E"/>
    <w:rsid w:val="0018401E"/>
    <w:rsid w:val="001A0DC3"/>
    <w:rsid w:val="001A10D0"/>
    <w:rsid w:val="001B4936"/>
    <w:rsid w:val="001B6967"/>
    <w:rsid w:val="001C7082"/>
    <w:rsid w:val="001C7C2C"/>
    <w:rsid w:val="001E01CD"/>
    <w:rsid w:val="001E6DCA"/>
    <w:rsid w:val="001F0FE1"/>
    <w:rsid w:val="00204AB4"/>
    <w:rsid w:val="0020592B"/>
    <w:rsid w:val="00205C9A"/>
    <w:rsid w:val="0020773E"/>
    <w:rsid w:val="00216D77"/>
    <w:rsid w:val="00221271"/>
    <w:rsid w:val="00231889"/>
    <w:rsid w:val="00246F28"/>
    <w:rsid w:val="00256320"/>
    <w:rsid w:val="00256A66"/>
    <w:rsid w:val="00263F30"/>
    <w:rsid w:val="00273689"/>
    <w:rsid w:val="0027707B"/>
    <w:rsid w:val="002855A4"/>
    <w:rsid w:val="00297209"/>
    <w:rsid w:val="002A1E00"/>
    <w:rsid w:val="002A6C72"/>
    <w:rsid w:val="002A765A"/>
    <w:rsid w:val="002B003D"/>
    <w:rsid w:val="002B32C2"/>
    <w:rsid w:val="002B3867"/>
    <w:rsid w:val="002B5508"/>
    <w:rsid w:val="002C0DDA"/>
    <w:rsid w:val="002D5DDC"/>
    <w:rsid w:val="002E0F91"/>
    <w:rsid w:val="002E4CF1"/>
    <w:rsid w:val="002E5B01"/>
    <w:rsid w:val="0030767D"/>
    <w:rsid w:val="0031449D"/>
    <w:rsid w:val="00321071"/>
    <w:rsid w:val="00327736"/>
    <w:rsid w:val="00331DA7"/>
    <w:rsid w:val="00342BC7"/>
    <w:rsid w:val="0034603E"/>
    <w:rsid w:val="00351A6E"/>
    <w:rsid w:val="00352CDB"/>
    <w:rsid w:val="00352EE6"/>
    <w:rsid w:val="003544BE"/>
    <w:rsid w:val="00365F8C"/>
    <w:rsid w:val="003718C2"/>
    <w:rsid w:val="00381F8F"/>
    <w:rsid w:val="00383674"/>
    <w:rsid w:val="003850C9"/>
    <w:rsid w:val="00386124"/>
    <w:rsid w:val="00392822"/>
    <w:rsid w:val="003A5772"/>
    <w:rsid w:val="003B1946"/>
    <w:rsid w:val="003B2A88"/>
    <w:rsid w:val="003B4CC7"/>
    <w:rsid w:val="003B4EA7"/>
    <w:rsid w:val="003B55A9"/>
    <w:rsid w:val="003C0954"/>
    <w:rsid w:val="003C28D2"/>
    <w:rsid w:val="003C6F30"/>
    <w:rsid w:val="003D3103"/>
    <w:rsid w:val="003E4F78"/>
    <w:rsid w:val="003F644B"/>
    <w:rsid w:val="003F6A7F"/>
    <w:rsid w:val="00411D11"/>
    <w:rsid w:val="0041783C"/>
    <w:rsid w:val="004207B3"/>
    <w:rsid w:val="0042225A"/>
    <w:rsid w:val="0042364B"/>
    <w:rsid w:val="004401C7"/>
    <w:rsid w:val="00441F04"/>
    <w:rsid w:val="00445258"/>
    <w:rsid w:val="00452A94"/>
    <w:rsid w:val="0046268F"/>
    <w:rsid w:val="00466195"/>
    <w:rsid w:val="004854E9"/>
    <w:rsid w:val="0049195D"/>
    <w:rsid w:val="0049235A"/>
    <w:rsid w:val="00493C00"/>
    <w:rsid w:val="00497F9E"/>
    <w:rsid w:val="004D34C8"/>
    <w:rsid w:val="004D46F4"/>
    <w:rsid w:val="004D534B"/>
    <w:rsid w:val="004E2D35"/>
    <w:rsid w:val="004E3F04"/>
    <w:rsid w:val="004F3CDF"/>
    <w:rsid w:val="004F501A"/>
    <w:rsid w:val="00506607"/>
    <w:rsid w:val="00506D60"/>
    <w:rsid w:val="0052035D"/>
    <w:rsid w:val="00520607"/>
    <w:rsid w:val="00523AFC"/>
    <w:rsid w:val="0052736A"/>
    <w:rsid w:val="005336A4"/>
    <w:rsid w:val="00535266"/>
    <w:rsid w:val="00547B5C"/>
    <w:rsid w:val="00550A90"/>
    <w:rsid w:val="00551324"/>
    <w:rsid w:val="00557754"/>
    <w:rsid w:val="00564455"/>
    <w:rsid w:val="005725C8"/>
    <w:rsid w:val="005747A7"/>
    <w:rsid w:val="00581B0A"/>
    <w:rsid w:val="00582249"/>
    <w:rsid w:val="0058333F"/>
    <w:rsid w:val="005900F9"/>
    <w:rsid w:val="00594863"/>
    <w:rsid w:val="005A0FFB"/>
    <w:rsid w:val="005A4D68"/>
    <w:rsid w:val="005A4E5B"/>
    <w:rsid w:val="005B21FC"/>
    <w:rsid w:val="005C186C"/>
    <w:rsid w:val="005C5EE2"/>
    <w:rsid w:val="005E250D"/>
    <w:rsid w:val="005E6D7F"/>
    <w:rsid w:val="005F01B5"/>
    <w:rsid w:val="005F50F4"/>
    <w:rsid w:val="00606F0E"/>
    <w:rsid w:val="00611DFF"/>
    <w:rsid w:val="006209C3"/>
    <w:rsid w:val="00622871"/>
    <w:rsid w:val="00623951"/>
    <w:rsid w:val="00624A41"/>
    <w:rsid w:val="00625A04"/>
    <w:rsid w:val="00627C38"/>
    <w:rsid w:val="00631A10"/>
    <w:rsid w:val="00635DD2"/>
    <w:rsid w:val="00635EE3"/>
    <w:rsid w:val="00640628"/>
    <w:rsid w:val="00650742"/>
    <w:rsid w:val="006617EE"/>
    <w:rsid w:val="00661DE4"/>
    <w:rsid w:val="00670DF6"/>
    <w:rsid w:val="00680E39"/>
    <w:rsid w:val="00681AEF"/>
    <w:rsid w:val="006870C9"/>
    <w:rsid w:val="006876D1"/>
    <w:rsid w:val="006929C0"/>
    <w:rsid w:val="006A0249"/>
    <w:rsid w:val="006A2F06"/>
    <w:rsid w:val="006B43A9"/>
    <w:rsid w:val="006D4854"/>
    <w:rsid w:val="006D5609"/>
    <w:rsid w:val="006D6FAD"/>
    <w:rsid w:val="006E2EFB"/>
    <w:rsid w:val="006E3C6D"/>
    <w:rsid w:val="007009F0"/>
    <w:rsid w:val="00700C1A"/>
    <w:rsid w:val="007030D1"/>
    <w:rsid w:val="0070312C"/>
    <w:rsid w:val="00704BB5"/>
    <w:rsid w:val="007231AF"/>
    <w:rsid w:val="00725FF2"/>
    <w:rsid w:val="007339E0"/>
    <w:rsid w:val="00747AD3"/>
    <w:rsid w:val="00760C00"/>
    <w:rsid w:val="00771AD1"/>
    <w:rsid w:val="0078269E"/>
    <w:rsid w:val="0078332F"/>
    <w:rsid w:val="00793ED4"/>
    <w:rsid w:val="007A31FF"/>
    <w:rsid w:val="007B46B7"/>
    <w:rsid w:val="007B674E"/>
    <w:rsid w:val="007B6825"/>
    <w:rsid w:val="007C325B"/>
    <w:rsid w:val="007D1F41"/>
    <w:rsid w:val="007D2F0F"/>
    <w:rsid w:val="007D382C"/>
    <w:rsid w:val="007E00CC"/>
    <w:rsid w:val="007F2B2D"/>
    <w:rsid w:val="007F46A2"/>
    <w:rsid w:val="00807D1E"/>
    <w:rsid w:val="00812C59"/>
    <w:rsid w:val="00825433"/>
    <w:rsid w:val="0083213D"/>
    <w:rsid w:val="00835C88"/>
    <w:rsid w:val="00837335"/>
    <w:rsid w:val="00842672"/>
    <w:rsid w:val="00865D17"/>
    <w:rsid w:val="008674D7"/>
    <w:rsid w:val="0087104F"/>
    <w:rsid w:val="008926C2"/>
    <w:rsid w:val="00895C21"/>
    <w:rsid w:val="008A6BAD"/>
    <w:rsid w:val="008A75D4"/>
    <w:rsid w:val="008B4007"/>
    <w:rsid w:val="008C1521"/>
    <w:rsid w:val="008C301D"/>
    <w:rsid w:val="008C6A80"/>
    <w:rsid w:val="008C6D29"/>
    <w:rsid w:val="008C6F8C"/>
    <w:rsid w:val="008D21D6"/>
    <w:rsid w:val="008F0C37"/>
    <w:rsid w:val="00901D5E"/>
    <w:rsid w:val="00904322"/>
    <w:rsid w:val="00913FB1"/>
    <w:rsid w:val="009350B5"/>
    <w:rsid w:val="00946674"/>
    <w:rsid w:val="00947562"/>
    <w:rsid w:val="00961418"/>
    <w:rsid w:val="00963A1D"/>
    <w:rsid w:val="00966787"/>
    <w:rsid w:val="00970C91"/>
    <w:rsid w:val="00974003"/>
    <w:rsid w:val="009751C0"/>
    <w:rsid w:val="00975FD5"/>
    <w:rsid w:val="00986852"/>
    <w:rsid w:val="00987FA6"/>
    <w:rsid w:val="00992BD6"/>
    <w:rsid w:val="0099654B"/>
    <w:rsid w:val="009B09A5"/>
    <w:rsid w:val="009B4DE6"/>
    <w:rsid w:val="009B6181"/>
    <w:rsid w:val="009B63A0"/>
    <w:rsid w:val="009C5673"/>
    <w:rsid w:val="009D5A96"/>
    <w:rsid w:val="009E51B3"/>
    <w:rsid w:val="009F115E"/>
    <w:rsid w:val="009F4894"/>
    <w:rsid w:val="00A027E8"/>
    <w:rsid w:val="00A04DB3"/>
    <w:rsid w:val="00A1381C"/>
    <w:rsid w:val="00A14770"/>
    <w:rsid w:val="00A14BC9"/>
    <w:rsid w:val="00A16908"/>
    <w:rsid w:val="00A20271"/>
    <w:rsid w:val="00A353E5"/>
    <w:rsid w:val="00A42CFF"/>
    <w:rsid w:val="00A464C1"/>
    <w:rsid w:val="00A533B2"/>
    <w:rsid w:val="00A57BAC"/>
    <w:rsid w:val="00A57E29"/>
    <w:rsid w:val="00A659E5"/>
    <w:rsid w:val="00A6696C"/>
    <w:rsid w:val="00A733D2"/>
    <w:rsid w:val="00A73ABF"/>
    <w:rsid w:val="00A775C2"/>
    <w:rsid w:val="00A86401"/>
    <w:rsid w:val="00AA21B3"/>
    <w:rsid w:val="00AA2DC0"/>
    <w:rsid w:val="00AA6AD3"/>
    <w:rsid w:val="00AB0E14"/>
    <w:rsid w:val="00AB27CD"/>
    <w:rsid w:val="00AB2E06"/>
    <w:rsid w:val="00AD1EE2"/>
    <w:rsid w:val="00AD3D26"/>
    <w:rsid w:val="00AD4378"/>
    <w:rsid w:val="00AD5000"/>
    <w:rsid w:val="00AE1385"/>
    <w:rsid w:val="00AE1818"/>
    <w:rsid w:val="00AE32D2"/>
    <w:rsid w:val="00AE66A7"/>
    <w:rsid w:val="00AF5C6E"/>
    <w:rsid w:val="00AF6969"/>
    <w:rsid w:val="00B22C53"/>
    <w:rsid w:val="00B23851"/>
    <w:rsid w:val="00B2432A"/>
    <w:rsid w:val="00B2570E"/>
    <w:rsid w:val="00B40AB3"/>
    <w:rsid w:val="00B43204"/>
    <w:rsid w:val="00B52A7E"/>
    <w:rsid w:val="00B61297"/>
    <w:rsid w:val="00B61AD4"/>
    <w:rsid w:val="00B664C7"/>
    <w:rsid w:val="00B705D1"/>
    <w:rsid w:val="00B73FBB"/>
    <w:rsid w:val="00B86F51"/>
    <w:rsid w:val="00B94DDA"/>
    <w:rsid w:val="00B952A3"/>
    <w:rsid w:val="00B9566E"/>
    <w:rsid w:val="00BB2D4A"/>
    <w:rsid w:val="00BC4D42"/>
    <w:rsid w:val="00BD787A"/>
    <w:rsid w:val="00BE1F0B"/>
    <w:rsid w:val="00BE5C51"/>
    <w:rsid w:val="00BF1BF3"/>
    <w:rsid w:val="00C00061"/>
    <w:rsid w:val="00C01720"/>
    <w:rsid w:val="00C162B7"/>
    <w:rsid w:val="00C17009"/>
    <w:rsid w:val="00C21A45"/>
    <w:rsid w:val="00C27850"/>
    <w:rsid w:val="00C60D8B"/>
    <w:rsid w:val="00C6378A"/>
    <w:rsid w:val="00C64669"/>
    <w:rsid w:val="00C82BF9"/>
    <w:rsid w:val="00C862AA"/>
    <w:rsid w:val="00CB2442"/>
    <w:rsid w:val="00CB2890"/>
    <w:rsid w:val="00CB5D8B"/>
    <w:rsid w:val="00CC43C5"/>
    <w:rsid w:val="00CD0C98"/>
    <w:rsid w:val="00CD2EE2"/>
    <w:rsid w:val="00CE5545"/>
    <w:rsid w:val="00CE5D1C"/>
    <w:rsid w:val="00CE72EA"/>
    <w:rsid w:val="00CE7F69"/>
    <w:rsid w:val="00D06E43"/>
    <w:rsid w:val="00D07209"/>
    <w:rsid w:val="00D1325A"/>
    <w:rsid w:val="00D14E1D"/>
    <w:rsid w:val="00D22BBF"/>
    <w:rsid w:val="00D26CD0"/>
    <w:rsid w:val="00D35089"/>
    <w:rsid w:val="00D42611"/>
    <w:rsid w:val="00D43587"/>
    <w:rsid w:val="00D67D08"/>
    <w:rsid w:val="00D748AB"/>
    <w:rsid w:val="00D75481"/>
    <w:rsid w:val="00D76DF5"/>
    <w:rsid w:val="00D82D23"/>
    <w:rsid w:val="00D840F9"/>
    <w:rsid w:val="00DB4267"/>
    <w:rsid w:val="00DB499C"/>
    <w:rsid w:val="00DC6883"/>
    <w:rsid w:val="00DD0996"/>
    <w:rsid w:val="00DD32A9"/>
    <w:rsid w:val="00DD592B"/>
    <w:rsid w:val="00DE31A9"/>
    <w:rsid w:val="00DF160C"/>
    <w:rsid w:val="00DF274B"/>
    <w:rsid w:val="00DF4A0D"/>
    <w:rsid w:val="00E009AA"/>
    <w:rsid w:val="00E05F8B"/>
    <w:rsid w:val="00E14D1C"/>
    <w:rsid w:val="00E1736D"/>
    <w:rsid w:val="00E30072"/>
    <w:rsid w:val="00E444E1"/>
    <w:rsid w:val="00E566C8"/>
    <w:rsid w:val="00E623B5"/>
    <w:rsid w:val="00E625E8"/>
    <w:rsid w:val="00E91022"/>
    <w:rsid w:val="00E96E0D"/>
    <w:rsid w:val="00EA1711"/>
    <w:rsid w:val="00EB5F8A"/>
    <w:rsid w:val="00EC3E6B"/>
    <w:rsid w:val="00ED0E42"/>
    <w:rsid w:val="00ED3234"/>
    <w:rsid w:val="00ED3FD6"/>
    <w:rsid w:val="00ED5243"/>
    <w:rsid w:val="00ED5CE3"/>
    <w:rsid w:val="00ED70E9"/>
    <w:rsid w:val="00EF7862"/>
    <w:rsid w:val="00F01B2C"/>
    <w:rsid w:val="00F10F88"/>
    <w:rsid w:val="00F231BB"/>
    <w:rsid w:val="00F25B3F"/>
    <w:rsid w:val="00F310DE"/>
    <w:rsid w:val="00F31C5D"/>
    <w:rsid w:val="00F326C8"/>
    <w:rsid w:val="00F33F88"/>
    <w:rsid w:val="00F37D71"/>
    <w:rsid w:val="00F5256B"/>
    <w:rsid w:val="00F52819"/>
    <w:rsid w:val="00F550C0"/>
    <w:rsid w:val="00F60D9A"/>
    <w:rsid w:val="00F73A99"/>
    <w:rsid w:val="00F74AE5"/>
    <w:rsid w:val="00F75BB8"/>
    <w:rsid w:val="00F90C47"/>
    <w:rsid w:val="00FA1D43"/>
    <w:rsid w:val="00FA4F19"/>
    <w:rsid w:val="00FA5DCE"/>
    <w:rsid w:val="00FB5D7F"/>
    <w:rsid w:val="00FC13FF"/>
    <w:rsid w:val="00FC16A4"/>
    <w:rsid w:val="00FD7D5A"/>
    <w:rsid w:val="00FF7A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country-region"/>
  <w:smartTagType w:namespaceuri="urn:schemas-microsoft-com:office:smarttags" w:name="address"/>
  <w:smartTagType w:namespaceuri="urn:schemas-microsoft-com:office:smarttags" w:name="Street"/>
  <w:smartTagType w:namespaceuri="urn:schemas-microsoft-com:office:smarttags" w:name="PlaceType"/>
  <w:smartTagType w:namespaceuri="urn:schemas-microsoft-com:office:smarttags" w:name="place"/>
  <w:shapeDefaults>
    <o:shapedefaults v:ext="edit" spidmax="2049"/>
    <o:shapelayout v:ext="edit">
      <o:idmap v:ext="edit" data="1"/>
    </o:shapelayout>
  </w:shapeDefaults>
  <w:decimalSymbol w:val="."/>
  <w:listSeparator w:val=","/>
  <w14:docId w14:val="41253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6DF5"/>
    <w:pPr>
      <w:spacing w:after="200" w:line="276" w:lineRule="auto"/>
    </w:pPr>
    <w:rPr>
      <w:rFonts w:ascii="Arial" w:hAnsi="Arial"/>
      <w:sz w:val="24"/>
    </w:rPr>
  </w:style>
  <w:style w:type="paragraph" w:styleId="Heading1">
    <w:name w:val="heading 1"/>
    <w:basedOn w:val="Normal"/>
    <w:next w:val="Normal"/>
    <w:link w:val="Heading1Char"/>
    <w:uiPriority w:val="9"/>
    <w:qFormat/>
    <w:rsid w:val="00D76DF5"/>
    <w:pPr>
      <w:keepNext/>
      <w:keepLines/>
      <w:spacing w:before="240" w:after="120" w:line="240" w:lineRule="auto"/>
      <w:outlineLvl w:val="0"/>
    </w:pPr>
    <w:rPr>
      <w:rFonts w:eastAsia="Times New Roman" w:cs="Times New Roman"/>
      <w:b/>
      <w:caps/>
      <w:snapToGrid w:val="0"/>
      <w:szCs w:val="20"/>
    </w:rPr>
  </w:style>
  <w:style w:type="paragraph" w:styleId="Heading2">
    <w:name w:val="heading 2"/>
    <w:basedOn w:val="Normal"/>
    <w:next w:val="Normal"/>
    <w:link w:val="Heading2Char"/>
    <w:uiPriority w:val="9"/>
    <w:unhideWhenUsed/>
    <w:qFormat/>
    <w:rsid w:val="00D76DF5"/>
    <w:pPr>
      <w:keepNext/>
      <w:keepLines/>
      <w:spacing w:before="200"/>
      <w:outlineLvl w:val="1"/>
    </w:pPr>
    <w:rPr>
      <w:rFonts w:eastAsia="Times New Roman" w:cs="Times New Roman"/>
      <w:b/>
      <w:snapToGrid w:val="0"/>
      <w:szCs w:val="20"/>
    </w:rPr>
  </w:style>
  <w:style w:type="paragraph" w:styleId="Heading3">
    <w:name w:val="heading 3"/>
    <w:basedOn w:val="Normal"/>
    <w:link w:val="Heading3Char"/>
    <w:uiPriority w:val="9"/>
    <w:qFormat/>
    <w:rsid w:val="00D76DF5"/>
    <w:pPr>
      <w:spacing w:after="120" w:line="240" w:lineRule="auto"/>
      <w:outlineLvl w:val="2"/>
    </w:pPr>
    <w:rPr>
      <w:rFonts w:eastAsia="Times New Roman" w:cs="Arial"/>
      <w:b/>
      <w:bCs/>
      <w:szCs w:val="27"/>
      <w:u w:val="single"/>
    </w:rPr>
  </w:style>
  <w:style w:type="paragraph" w:styleId="Heading4">
    <w:name w:val="heading 4"/>
    <w:basedOn w:val="Normal"/>
    <w:next w:val="Normal"/>
    <w:link w:val="Heading4Char"/>
    <w:uiPriority w:val="9"/>
    <w:unhideWhenUsed/>
    <w:qFormat/>
    <w:rsid w:val="00D76DF5"/>
    <w:pPr>
      <w:keepNext/>
      <w:keepLines/>
      <w:spacing w:before="40" w:after="0"/>
      <w:outlineLvl w:val="3"/>
    </w:pPr>
    <w:rPr>
      <w:rFonts w:eastAsia="Times New Roman" w:cs="Times New Roman"/>
      <w:b/>
      <w:i/>
      <w:snapToGrid w:val="0"/>
      <w:szCs w:val="20"/>
    </w:rPr>
  </w:style>
  <w:style w:type="paragraph" w:styleId="Heading5">
    <w:name w:val="heading 5"/>
    <w:basedOn w:val="Normal"/>
    <w:next w:val="Normal"/>
    <w:link w:val="Heading5Char"/>
    <w:uiPriority w:val="9"/>
    <w:unhideWhenUsed/>
    <w:qFormat/>
    <w:rsid w:val="00E96E0D"/>
    <w:pPr>
      <w:keepNext/>
      <w:keepLines/>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2A6C7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A80"/>
    <w:pPr>
      <w:ind w:left="720"/>
      <w:contextualSpacing/>
    </w:pPr>
  </w:style>
  <w:style w:type="character" w:styleId="CommentReference">
    <w:name w:val="annotation reference"/>
    <w:basedOn w:val="DefaultParagraphFont"/>
    <w:uiPriority w:val="99"/>
    <w:semiHidden/>
    <w:unhideWhenUsed/>
    <w:rsid w:val="00137AB1"/>
    <w:rPr>
      <w:sz w:val="16"/>
      <w:szCs w:val="16"/>
    </w:rPr>
  </w:style>
  <w:style w:type="paragraph" w:styleId="CommentText">
    <w:name w:val="annotation text"/>
    <w:basedOn w:val="Normal"/>
    <w:link w:val="CommentTextChar"/>
    <w:uiPriority w:val="99"/>
    <w:semiHidden/>
    <w:unhideWhenUsed/>
    <w:rsid w:val="00137AB1"/>
    <w:pPr>
      <w:spacing w:line="240" w:lineRule="auto"/>
    </w:pPr>
    <w:rPr>
      <w:sz w:val="20"/>
      <w:szCs w:val="20"/>
    </w:rPr>
  </w:style>
  <w:style w:type="character" w:customStyle="1" w:styleId="CommentTextChar">
    <w:name w:val="Comment Text Char"/>
    <w:basedOn w:val="DefaultParagraphFont"/>
    <w:link w:val="CommentText"/>
    <w:uiPriority w:val="99"/>
    <w:semiHidden/>
    <w:rsid w:val="00137AB1"/>
    <w:rPr>
      <w:sz w:val="20"/>
      <w:szCs w:val="20"/>
    </w:rPr>
  </w:style>
  <w:style w:type="paragraph" w:styleId="CommentSubject">
    <w:name w:val="annotation subject"/>
    <w:basedOn w:val="CommentText"/>
    <w:next w:val="CommentText"/>
    <w:link w:val="CommentSubjectChar"/>
    <w:uiPriority w:val="99"/>
    <w:semiHidden/>
    <w:unhideWhenUsed/>
    <w:rsid w:val="00137AB1"/>
    <w:rPr>
      <w:b/>
      <w:bCs/>
    </w:rPr>
  </w:style>
  <w:style w:type="character" w:customStyle="1" w:styleId="CommentSubjectChar">
    <w:name w:val="Comment Subject Char"/>
    <w:basedOn w:val="CommentTextChar"/>
    <w:link w:val="CommentSubject"/>
    <w:uiPriority w:val="99"/>
    <w:semiHidden/>
    <w:rsid w:val="00137AB1"/>
    <w:rPr>
      <w:b/>
      <w:bCs/>
      <w:sz w:val="20"/>
      <w:szCs w:val="20"/>
    </w:rPr>
  </w:style>
  <w:style w:type="paragraph" w:styleId="BalloonText">
    <w:name w:val="Balloon Text"/>
    <w:basedOn w:val="Normal"/>
    <w:link w:val="BalloonTextChar"/>
    <w:uiPriority w:val="99"/>
    <w:semiHidden/>
    <w:unhideWhenUsed/>
    <w:rsid w:val="00D76DF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DF5"/>
    <w:rPr>
      <w:rFonts w:ascii="Tahoma" w:hAnsi="Tahoma" w:cs="Tahoma"/>
      <w:sz w:val="16"/>
      <w:szCs w:val="16"/>
    </w:rPr>
  </w:style>
  <w:style w:type="character" w:customStyle="1" w:styleId="Heading1Char">
    <w:name w:val="Heading 1 Char"/>
    <w:basedOn w:val="DefaultParagraphFont"/>
    <w:link w:val="Heading1"/>
    <w:uiPriority w:val="9"/>
    <w:rsid w:val="00D76DF5"/>
    <w:rPr>
      <w:rFonts w:ascii="Arial" w:eastAsia="Times New Roman" w:hAnsi="Arial" w:cs="Times New Roman"/>
      <w:b/>
      <w:caps/>
      <w:snapToGrid w:val="0"/>
      <w:sz w:val="24"/>
      <w:szCs w:val="20"/>
    </w:rPr>
  </w:style>
  <w:style w:type="character" w:customStyle="1" w:styleId="Heading2Char">
    <w:name w:val="Heading 2 Char"/>
    <w:basedOn w:val="DefaultParagraphFont"/>
    <w:link w:val="Heading2"/>
    <w:uiPriority w:val="9"/>
    <w:rsid w:val="00D76DF5"/>
    <w:rPr>
      <w:rFonts w:ascii="Arial" w:eastAsia="Times New Roman" w:hAnsi="Arial" w:cs="Times New Roman"/>
      <w:b/>
      <w:snapToGrid w:val="0"/>
      <w:sz w:val="24"/>
      <w:szCs w:val="20"/>
    </w:rPr>
  </w:style>
  <w:style w:type="character" w:customStyle="1" w:styleId="Heading3Char">
    <w:name w:val="Heading 3 Char"/>
    <w:basedOn w:val="DefaultParagraphFont"/>
    <w:link w:val="Heading3"/>
    <w:uiPriority w:val="9"/>
    <w:rsid w:val="00D76DF5"/>
    <w:rPr>
      <w:rFonts w:ascii="Arial" w:eastAsia="Times New Roman" w:hAnsi="Arial" w:cs="Arial"/>
      <w:b/>
      <w:bCs/>
      <w:sz w:val="24"/>
      <w:szCs w:val="27"/>
      <w:u w:val="single"/>
    </w:rPr>
  </w:style>
  <w:style w:type="character" w:customStyle="1" w:styleId="Heading4Char">
    <w:name w:val="Heading 4 Char"/>
    <w:basedOn w:val="DefaultParagraphFont"/>
    <w:link w:val="Heading4"/>
    <w:uiPriority w:val="9"/>
    <w:rsid w:val="00D76DF5"/>
    <w:rPr>
      <w:rFonts w:ascii="Arial" w:eastAsia="Times New Roman" w:hAnsi="Arial" w:cs="Times New Roman"/>
      <w:b/>
      <w:i/>
      <w:snapToGrid w:val="0"/>
      <w:sz w:val="24"/>
      <w:szCs w:val="20"/>
    </w:rPr>
  </w:style>
  <w:style w:type="paragraph" w:styleId="Title">
    <w:name w:val="Title"/>
    <w:basedOn w:val="Normal"/>
    <w:link w:val="TitleChar"/>
    <w:qFormat/>
    <w:rsid w:val="00D76DF5"/>
    <w:pPr>
      <w:tabs>
        <w:tab w:val="right" w:pos="10080"/>
      </w:tabs>
      <w:spacing w:after="0" w:line="240" w:lineRule="auto"/>
      <w:jc w:val="center"/>
    </w:pPr>
    <w:rPr>
      <w:rFonts w:eastAsia="Times New Roman" w:cs="Arial"/>
      <w:bCs/>
      <w:sz w:val="36"/>
      <w:szCs w:val="19"/>
    </w:rPr>
  </w:style>
  <w:style w:type="character" w:customStyle="1" w:styleId="TitleChar">
    <w:name w:val="Title Char"/>
    <w:basedOn w:val="DefaultParagraphFont"/>
    <w:link w:val="Title"/>
    <w:rsid w:val="00D76DF5"/>
    <w:rPr>
      <w:rFonts w:ascii="Arial" w:eastAsia="Times New Roman" w:hAnsi="Arial" w:cs="Arial"/>
      <w:bCs/>
      <w:sz w:val="36"/>
      <w:szCs w:val="19"/>
    </w:rPr>
  </w:style>
  <w:style w:type="table" w:customStyle="1" w:styleId="PlainTable1">
    <w:name w:val="Plain Table 1"/>
    <w:basedOn w:val="TableNormal"/>
    <w:uiPriority w:val="41"/>
    <w:rsid w:val="00131F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1C7082"/>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96E0D"/>
    <w:rPr>
      <w:rFonts w:asciiTheme="majorHAnsi" w:eastAsiaTheme="majorEastAsia" w:hAnsiTheme="majorHAnsi" w:cstheme="majorBidi"/>
      <w:sz w:val="24"/>
    </w:rPr>
  </w:style>
  <w:style w:type="character" w:styleId="PlaceholderText">
    <w:name w:val="Placeholder Text"/>
    <w:basedOn w:val="DefaultParagraphFont"/>
    <w:uiPriority w:val="99"/>
    <w:semiHidden/>
    <w:rsid w:val="00D748AB"/>
    <w:rPr>
      <w:color w:val="808080"/>
    </w:rPr>
  </w:style>
  <w:style w:type="paragraph" w:styleId="Header">
    <w:name w:val="header"/>
    <w:basedOn w:val="Normal"/>
    <w:link w:val="HeaderChar"/>
    <w:uiPriority w:val="99"/>
    <w:unhideWhenUsed/>
    <w:rsid w:val="00627C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C38"/>
  </w:style>
  <w:style w:type="paragraph" w:styleId="Footer">
    <w:name w:val="footer"/>
    <w:basedOn w:val="Normal"/>
    <w:link w:val="FooterChar"/>
    <w:uiPriority w:val="99"/>
    <w:unhideWhenUsed/>
    <w:rsid w:val="00627C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C38"/>
  </w:style>
  <w:style w:type="paragraph" w:styleId="NormalWeb">
    <w:name w:val="Normal (Web)"/>
    <w:basedOn w:val="Normal"/>
    <w:uiPriority w:val="99"/>
    <w:semiHidden/>
    <w:unhideWhenUsed/>
    <w:rsid w:val="000A00AA"/>
    <w:pPr>
      <w:spacing w:before="100" w:beforeAutospacing="1" w:after="100" w:afterAutospacing="1" w:line="240" w:lineRule="auto"/>
    </w:pPr>
    <w:rPr>
      <w:rFonts w:ascii="Times New Roman" w:eastAsiaTheme="minorEastAsia" w:hAnsi="Times New Roman" w:cs="Times New Roman"/>
      <w:szCs w:val="24"/>
    </w:rPr>
  </w:style>
  <w:style w:type="paragraph" w:styleId="Subtitle">
    <w:name w:val="Subtitle"/>
    <w:basedOn w:val="Normal"/>
    <w:next w:val="Normal"/>
    <w:link w:val="SubtitleChar"/>
    <w:uiPriority w:val="11"/>
    <w:qFormat/>
    <w:rsid w:val="00B73FB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73FBB"/>
    <w:rPr>
      <w:rFonts w:eastAsiaTheme="minorEastAsia"/>
      <w:color w:val="5A5A5A" w:themeColor="text1" w:themeTint="A5"/>
      <w:spacing w:val="15"/>
    </w:rPr>
  </w:style>
  <w:style w:type="paragraph" w:styleId="Revision">
    <w:name w:val="Revision"/>
    <w:hidden/>
    <w:uiPriority w:val="99"/>
    <w:semiHidden/>
    <w:rsid w:val="00E566C8"/>
    <w:pPr>
      <w:spacing w:after="0" w:line="240" w:lineRule="auto"/>
    </w:pPr>
  </w:style>
  <w:style w:type="character" w:customStyle="1" w:styleId="Heading6Char">
    <w:name w:val="Heading 6 Char"/>
    <w:basedOn w:val="DefaultParagraphFont"/>
    <w:link w:val="Heading6"/>
    <w:uiPriority w:val="9"/>
    <w:rsid w:val="002A6C72"/>
    <w:rPr>
      <w:rFonts w:asciiTheme="majorHAnsi" w:eastAsiaTheme="majorEastAsia" w:hAnsiTheme="majorHAnsi" w:cstheme="majorBidi"/>
      <w:color w:val="1F4D78" w:themeColor="accent1" w:themeShade="7F"/>
    </w:rPr>
  </w:style>
  <w:style w:type="character" w:styleId="SubtleEmphasis">
    <w:name w:val="Subtle Emphasis"/>
    <w:basedOn w:val="DefaultParagraphFont"/>
    <w:uiPriority w:val="19"/>
    <w:qFormat/>
    <w:rsid w:val="006E2EFB"/>
    <w:rPr>
      <w:i/>
      <w:iCs/>
      <w:color w:val="404040" w:themeColor="text1" w:themeTint="BF"/>
    </w:rPr>
  </w:style>
  <w:style w:type="paragraph" w:styleId="Caption">
    <w:name w:val="caption"/>
    <w:aliases w:val="Figure"/>
    <w:basedOn w:val="Normal"/>
    <w:next w:val="Normal"/>
    <w:link w:val="CaptionChar"/>
    <w:uiPriority w:val="35"/>
    <w:unhideWhenUsed/>
    <w:qFormat/>
    <w:rsid w:val="00D76DF5"/>
    <w:pPr>
      <w:spacing w:after="120" w:line="240" w:lineRule="auto"/>
      <w:jc w:val="center"/>
    </w:pPr>
    <w:rPr>
      <w:rFonts w:cs="Arial"/>
      <w:b/>
      <w:bCs/>
      <w:szCs w:val="24"/>
    </w:rPr>
  </w:style>
  <w:style w:type="character" w:customStyle="1" w:styleId="CaptionChar">
    <w:name w:val="Caption Char"/>
    <w:aliases w:val="Figure Char"/>
    <w:link w:val="Caption"/>
    <w:uiPriority w:val="35"/>
    <w:rsid w:val="00D76DF5"/>
    <w:rPr>
      <w:rFonts w:ascii="Arial" w:hAnsi="Arial" w:cs="Arial"/>
      <w:b/>
      <w:bCs/>
      <w:sz w:val="24"/>
      <w:szCs w:val="24"/>
    </w:rPr>
  </w:style>
  <w:style w:type="paragraph" w:styleId="TableofFigures">
    <w:name w:val="table of figures"/>
    <w:basedOn w:val="Normal"/>
    <w:next w:val="Normal"/>
    <w:uiPriority w:val="99"/>
    <w:unhideWhenUsed/>
    <w:rsid w:val="00D76DF5"/>
    <w:pPr>
      <w:spacing w:after="0"/>
    </w:pPr>
  </w:style>
  <w:style w:type="paragraph" w:styleId="TOC1">
    <w:name w:val="toc 1"/>
    <w:basedOn w:val="Normal"/>
    <w:next w:val="Normal"/>
    <w:autoRedefine/>
    <w:uiPriority w:val="39"/>
    <w:unhideWhenUsed/>
    <w:qFormat/>
    <w:rsid w:val="00D76DF5"/>
    <w:pPr>
      <w:tabs>
        <w:tab w:val="right" w:leader="dot" w:pos="9350"/>
      </w:tabs>
      <w:spacing w:after="0" w:line="240" w:lineRule="auto"/>
    </w:pPr>
    <w:rPr>
      <w:b/>
      <w:caps/>
    </w:rPr>
  </w:style>
  <w:style w:type="paragraph" w:styleId="TOC2">
    <w:name w:val="toc 2"/>
    <w:basedOn w:val="Normal"/>
    <w:next w:val="Normal"/>
    <w:autoRedefine/>
    <w:uiPriority w:val="39"/>
    <w:unhideWhenUsed/>
    <w:qFormat/>
    <w:rsid w:val="00D76DF5"/>
    <w:pPr>
      <w:spacing w:after="0" w:line="240" w:lineRule="auto"/>
      <w:ind w:left="245"/>
    </w:pPr>
  </w:style>
  <w:style w:type="paragraph" w:styleId="TOC3">
    <w:name w:val="toc 3"/>
    <w:basedOn w:val="Normal"/>
    <w:next w:val="Normal"/>
    <w:autoRedefine/>
    <w:uiPriority w:val="39"/>
    <w:unhideWhenUsed/>
    <w:qFormat/>
    <w:rsid w:val="00D76DF5"/>
    <w:pPr>
      <w:spacing w:after="0" w:line="240" w:lineRule="auto"/>
      <w:ind w:left="475"/>
    </w:pPr>
    <w:rPr>
      <w:u w:val="words"/>
    </w:rPr>
  </w:style>
  <w:style w:type="paragraph" w:styleId="TOC4">
    <w:name w:val="toc 4"/>
    <w:basedOn w:val="TOC2"/>
    <w:next w:val="Normal"/>
    <w:autoRedefine/>
    <w:uiPriority w:val="39"/>
    <w:unhideWhenUsed/>
    <w:rsid w:val="00D76DF5"/>
    <w:pPr>
      <w:tabs>
        <w:tab w:val="right" w:leader="dot" w:pos="9360"/>
      </w:tabs>
      <w:ind w:left="1800" w:right="720" w:hanging="720"/>
    </w:pPr>
    <w:rPr>
      <w:rFonts w:eastAsia="Cambria" w:cs="Times New Roman"/>
      <w:i/>
      <w:noProof/>
      <w:szCs w:val="24"/>
    </w:rPr>
  </w:style>
  <w:style w:type="paragraph" w:customStyle="1" w:styleId="Titlewithindocument">
    <w:name w:val="Title (within document)"/>
    <w:basedOn w:val="Normal"/>
    <w:next w:val="Normal"/>
    <w:rsid w:val="00D76DF5"/>
    <w:pPr>
      <w:keepNext/>
      <w:keepLines/>
      <w:spacing w:before="240" w:after="240" w:line="240" w:lineRule="auto"/>
      <w:contextualSpacing/>
      <w:jc w:val="center"/>
    </w:pPr>
    <w:rPr>
      <w:rFonts w:ascii="Calibri" w:eastAsia="HGｺﾞｼｯｸM" w:hAnsi="Calibri" w:cs="Times New Roman"/>
      <w:b/>
      <w:color w:val="000000"/>
      <w:spacing w:val="5"/>
      <w:kern w:val="28"/>
      <w:sz w:val="36"/>
      <w:szCs w:val="52"/>
    </w:rPr>
  </w:style>
  <w:style w:type="paragraph" w:styleId="TOCHeading">
    <w:name w:val="TOC Heading"/>
    <w:basedOn w:val="Heading1"/>
    <w:next w:val="Normal"/>
    <w:uiPriority w:val="39"/>
    <w:semiHidden/>
    <w:unhideWhenUsed/>
    <w:qFormat/>
    <w:rsid w:val="00BB2D4A"/>
    <w:pPr>
      <w:spacing w:after="0" w:line="276" w:lineRule="auto"/>
      <w:outlineLvl w:val="9"/>
    </w:pPr>
    <w:rPr>
      <w:rFonts w:asciiTheme="majorHAnsi" w:eastAsiaTheme="majorEastAsia" w:hAnsiTheme="majorHAnsi" w:cstheme="majorBidi"/>
      <w:b w:val="0"/>
      <w:caps w:val="0"/>
      <w:snapToGrid/>
      <w:color w:val="2E74B5" w:themeColor="accent1" w:themeShade="BF"/>
      <w:sz w:val="32"/>
      <w:szCs w:val="32"/>
    </w:rPr>
  </w:style>
  <w:style w:type="paragraph" w:styleId="BodyText">
    <w:name w:val="Body Text"/>
    <w:basedOn w:val="Normal"/>
    <w:link w:val="BodyTextChar"/>
    <w:uiPriority w:val="99"/>
    <w:semiHidden/>
    <w:unhideWhenUsed/>
    <w:rsid w:val="00BB2D4A"/>
    <w:pPr>
      <w:spacing w:after="120"/>
    </w:pPr>
  </w:style>
  <w:style w:type="character" w:customStyle="1" w:styleId="BodyTextChar">
    <w:name w:val="Body Text Char"/>
    <w:basedOn w:val="DefaultParagraphFont"/>
    <w:link w:val="BodyText"/>
    <w:uiPriority w:val="99"/>
    <w:semiHidden/>
    <w:rsid w:val="00BB2D4A"/>
    <w:rPr>
      <w:rFonts w:ascii="Arial" w:hAnsi="Arial"/>
      <w:sz w:val="24"/>
    </w:rPr>
  </w:style>
  <w:style w:type="table" w:customStyle="1" w:styleId="TableGrid1">
    <w:name w:val="Table Grid1"/>
    <w:basedOn w:val="TableNormal"/>
    <w:next w:val="TableGrid"/>
    <w:uiPriority w:val="59"/>
    <w:rsid w:val="00BB2D4A"/>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0A0A74"/>
    <w:rPr>
      <w:color w:val="0563C1" w:themeColor="hyperlink"/>
      <w:u w:val="single"/>
    </w:rPr>
  </w:style>
  <w:style w:type="paragraph" w:styleId="Bibliography">
    <w:name w:val="Bibliography"/>
    <w:basedOn w:val="Normal"/>
    <w:next w:val="Normal"/>
    <w:uiPriority w:val="37"/>
    <w:unhideWhenUsed/>
    <w:rsid w:val="005A0F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6DF5"/>
    <w:pPr>
      <w:spacing w:after="200" w:line="276" w:lineRule="auto"/>
    </w:pPr>
    <w:rPr>
      <w:rFonts w:ascii="Arial" w:hAnsi="Arial"/>
      <w:sz w:val="24"/>
    </w:rPr>
  </w:style>
  <w:style w:type="paragraph" w:styleId="Heading1">
    <w:name w:val="heading 1"/>
    <w:basedOn w:val="Normal"/>
    <w:next w:val="Normal"/>
    <w:link w:val="Heading1Char"/>
    <w:uiPriority w:val="9"/>
    <w:qFormat/>
    <w:rsid w:val="00D76DF5"/>
    <w:pPr>
      <w:keepNext/>
      <w:keepLines/>
      <w:spacing w:before="240" w:after="120" w:line="240" w:lineRule="auto"/>
      <w:outlineLvl w:val="0"/>
    </w:pPr>
    <w:rPr>
      <w:rFonts w:eastAsia="Times New Roman" w:cs="Times New Roman"/>
      <w:b/>
      <w:caps/>
      <w:snapToGrid w:val="0"/>
      <w:szCs w:val="20"/>
    </w:rPr>
  </w:style>
  <w:style w:type="paragraph" w:styleId="Heading2">
    <w:name w:val="heading 2"/>
    <w:basedOn w:val="Normal"/>
    <w:next w:val="Normal"/>
    <w:link w:val="Heading2Char"/>
    <w:uiPriority w:val="9"/>
    <w:unhideWhenUsed/>
    <w:qFormat/>
    <w:rsid w:val="00D76DF5"/>
    <w:pPr>
      <w:keepNext/>
      <w:keepLines/>
      <w:spacing w:before="200"/>
      <w:outlineLvl w:val="1"/>
    </w:pPr>
    <w:rPr>
      <w:rFonts w:eastAsia="Times New Roman" w:cs="Times New Roman"/>
      <w:b/>
      <w:snapToGrid w:val="0"/>
      <w:szCs w:val="20"/>
    </w:rPr>
  </w:style>
  <w:style w:type="paragraph" w:styleId="Heading3">
    <w:name w:val="heading 3"/>
    <w:basedOn w:val="Normal"/>
    <w:link w:val="Heading3Char"/>
    <w:uiPriority w:val="9"/>
    <w:qFormat/>
    <w:rsid w:val="00D76DF5"/>
    <w:pPr>
      <w:spacing w:after="120" w:line="240" w:lineRule="auto"/>
      <w:outlineLvl w:val="2"/>
    </w:pPr>
    <w:rPr>
      <w:rFonts w:eastAsia="Times New Roman" w:cs="Arial"/>
      <w:b/>
      <w:bCs/>
      <w:szCs w:val="27"/>
      <w:u w:val="single"/>
    </w:rPr>
  </w:style>
  <w:style w:type="paragraph" w:styleId="Heading4">
    <w:name w:val="heading 4"/>
    <w:basedOn w:val="Normal"/>
    <w:next w:val="Normal"/>
    <w:link w:val="Heading4Char"/>
    <w:uiPriority w:val="9"/>
    <w:unhideWhenUsed/>
    <w:qFormat/>
    <w:rsid w:val="00D76DF5"/>
    <w:pPr>
      <w:keepNext/>
      <w:keepLines/>
      <w:spacing w:before="40" w:after="0"/>
      <w:outlineLvl w:val="3"/>
    </w:pPr>
    <w:rPr>
      <w:rFonts w:eastAsia="Times New Roman" w:cs="Times New Roman"/>
      <w:b/>
      <w:i/>
      <w:snapToGrid w:val="0"/>
      <w:szCs w:val="20"/>
    </w:rPr>
  </w:style>
  <w:style w:type="paragraph" w:styleId="Heading5">
    <w:name w:val="heading 5"/>
    <w:basedOn w:val="Normal"/>
    <w:next w:val="Normal"/>
    <w:link w:val="Heading5Char"/>
    <w:uiPriority w:val="9"/>
    <w:unhideWhenUsed/>
    <w:qFormat/>
    <w:rsid w:val="00E96E0D"/>
    <w:pPr>
      <w:keepNext/>
      <w:keepLines/>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2A6C7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A80"/>
    <w:pPr>
      <w:ind w:left="720"/>
      <w:contextualSpacing/>
    </w:pPr>
  </w:style>
  <w:style w:type="character" w:styleId="CommentReference">
    <w:name w:val="annotation reference"/>
    <w:basedOn w:val="DefaultParagraphFont"/>
    <w:uiPriority w:val="99"/>
    <w:semiHidden/>
    <w:unhideWhenUsed/>
    <w:rsid w:val="00137AB1"/>
    <w:rPr>
      <w:sz w:val="16"/>
      <w:szCs w:val="16"/>
    </w:rPr>
  </w:style>
  <w:style w:type="paragraph" w:styleId="CommentText">
    <w:name w:val="annotation text"/>
    <w:basedOn w:val="Normal"/>
    <w:link w:val="CommentTextChar"/>
    <w:uiPriority w:val="99"/>
    <w:semiHidden/>
    <w:unhideWhenUsed/>
    <w:rsid w:val="00137AB1"/>
    <w:pPr>
      <w:spacing w:line="240" w:lineRule="auto"/>
    </w:pPr>
    <w:rPr>
      <w:sz w:val="20"/>
      <w:szCs w:val="20"/>
    </w:rPr>
  </w:style>
  <w:style w:type="character" w:customStyle="1" w:styleId="CommentTextChar">
    <w:name w:val="Comment Text Char"/>
    <w:basedOn w:val="DefaultParagraphFont"/>
    <w:link w:val="CommentText"/>
    <w:uiPriority w:val="99"/>
    <w:semiHidden/>
    <w:rsid w:val="00137AB1"/>
    <w:rPr>
      <w:sz w:val="20"/>
      <w:szCs w:val="20"/>
    </w:rPr>
  </w:style>
  <w:style w:type="paragraph" w:styleId="CommentSubject">
    <w:name w:val="annotation subject"/>
    <w:basedOn w:val="CommentText"/>
    <w:next w:val="CommentText"/>
    <w:link w:val="CommentSubjectChar"/>
    <w:uiPriority w:val="99"/>
    <w:semiHidden/>
    <w:unhideWhenUsed/>
    <w:rsid w:val="00137AB1"/>
    <w:rPr>
      <w:b/>
      <w:bCs/>
    </w:rPr>
  </w:style>
  <w:style w:type="character" w:customStyle="1" w:styleId="CommentSubjectChar">
    <w:name w:val="Comment Subject Char"/>
    <w:basedOn w:val="CommentTextChar"/>
    <w:link w:val="CommentSubject"/>
    <w:uiPriority w:val="99"/>
    <w:semiHidden/>
    <w:rsid w:val="00137AB1"/>
    <w:rPr>
      <w:b/>
      <w:bCs/>
      <w:sz w:val="20"/>
      <w:szCs w:val="20"/>
    </w:rPr>
  </w:style>
  <w:style w:type="paragraph" w:styleId="BalloonText">
    <w:name w:val="Balloon Text"/>
    <w:basedOn w:val="Normal"/>
    <w:link w:val="BalloonTextChar"/>
    <w:uiPriority w:val="99"/>
    <w:semiHidden/>
    <w:unhideWhenUsed/>
    <w:rsid w:val="00D76DF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DF5"/>
    <w:rPr>
      <w:rFonts w:ascii="Tahoma" w:hAnsi="Tahoma" w:cs="Tahoma"/>
      <w:sz w:val="16"/>
      <w:szCs w:val="16"/>
    </w:rPr>
  </w:style>
  <w:style w:type="character" w:customStyle="1" w:styleId="Heading1Char">
    <w:name w:val="Heading 1 Char"/>
    <w:basedOn w:val="DefaultParagraphFont"/>
    <w:link w:val="Heading1"/>
    <w:uiPriority w:val="9"/>
    <w:rsid w:val="00D76DF5"/>
    <w:rPr>
      <w:rFonts w:ascii="Arial" w:eastAsia="Times New Roman" w:hAnsi="Arial" w:cs="Times New Roman"/>
      <w:b/>
      <w:caps/>
      <w:snapToGrid w:val="0"/>
      <w:sz w:val="24"/>
      <w:szCs w:val="20"/>
    </w:rPr>
  </w:style>
  <w:style w:type="character" w:customStyle="1" w:styleId="Heading2Char">
    <w:name w:val="Heading 2 Char"/>
    <w:basedOn w:val="DefaultParagraphFont"/>
    <w:link w:val="Heading2"/>
    <w:uiPriority w:val="9"/>
    <w:rsid w:val="00D76DF5"/>
    <w:rPr>
      <w:rFonts w:ascii="Arial" w:eastAsia="Times New Roman" w:hAnsi="Arial" w:cs="Times New Roman"/>
      <w:b/>
      <w:snapToGrid w:val="0"/>
      <w:sz w:val="24"/>
      <w:szCs w:val="20"/>
    </w:rPr>
  </w:style>
  <w:style w:type="character" w:customStyle="1" w:styleId="Heading3Char">
    <w:name w:val="Heading 3 Char"/>
    <w:basedOn w:val="DefaultParagraphFont"/>
    <w:link w:val="Heading3"/>
    <w:uiPriority w:val="9"/>
    <w:rsid w:val="00D76DF5"/>
    <w:rPr>
      <w:rFonts w:ascii="Arial" w:eastAsia="Times New Roman" w:hAnsi="Arial" w:cs="Arial"/>
      <w:b/>
      <w:bCs/>
      <w:sz w:val="24"/>
      <w:szCs w:val="27"/>
      <w:u w:val="single"/>
    </w:rPr>
  </w:style>
  <w:style w:type="character" w:customStyle="1" w:styleId="Heading4Char">
    <w:name w:val="Heading 4 Char"/>
    <w:basedOn w:val="DefaultParagraphFont"/>
    <w:link w:val="Heading4"/>
    <w:uiPriority w:val="9"/>
    <w:rsid w:val="00D76DF5"/>
    <w:rPr>
      <w:rFonts w:ascii="Arial" w:eastAsia="Times New Roman" w:hAnsi="Arial" w:cs="Times New Roman"/>
      <w:b/>
      <w:i/>
      <w:snapToGrid w:val="0"/>
      <w:sz w:val="24"/>
      <w:szCs w:val="20"/>
    </w:rPr>
  </w:style>
  <w:style w:type="paragraph" w:styleId="Title">
    <w:name w:val="Title"/>
    <w:basedOn w:val="Normal"/>
    <w:link w:val="TitleChar"/>
    <w:qFormat/>
    <w:rsid w:val="00D76DF5"/>
    <w:pPr>
      <w:tabs>
        <w:tab w:val="right" w:pos="10080"/>
      </w:tabs>
      <w:spacing w:after="0" w:line="240" w:lineRule="auto"/>
      <w:jc w:val="center"/>
    </w:pPr>
    <w:rPr>
      <w:rFonts w:eastAsia="Times New Roman" w:cs="Arial"/>
      <w:bCs/>
      <w:sz w:val="36"/>
      <w:szCs w:val="19"/>
    </w:rPr>
  </w:style>
  <w:style w:type="character" w:customStyle="1" w:styleId="TitleChar">
    <w:name w:val="Title Char"/>
    <w:basedOn w:val="DefaultParagraphFont"/>
    <w:link w:val="Title"/>
    <w:rsid w:val="00D76DF5"/>
    <w:rPr>
      <w:rFonts w:ascii="Arial" w:eastAsia="Times New Roman" w:hAnsi="Arial" w:cs="Arial"/>
      <w:bCs/>
      <w:sz w:val="36"/>
      <w:szCs w:val="19"/>
    </w:rPr>
  </w:style>
  <w:style w:type="table" w:customStyle="1" w:styleId="PlainTable1">
    <w:name w:val="Plain Table 1"/>
    <w:basedOn w:val="TableNormal"/>
    <w:uiPriority w:val="41"/>
    <w:rsid w:val="00131F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1C7082"/>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96E0D"/>
    <w:rPr>
      <w:rFonts w:asciiTheme="majorHAnsi" w:eastAsiaTheme="majorEastAsia" w:hAnsiTheme="majorHAnsi" w:cstheme="majorBidi"/>
      <w:sz w:val="24"/>
    </w:rPr>
  </w:style>
  <w:style w:type="character" w:styleId="PlaceholderText">
    <w:name w:val="Placeholder Text"/>
    <w:basedOn w:val="DefaultParagraphFont"/>
    <w:uiPriority w:val="99"/>
    <w:semiHidden/>
    <w:rsid w:val="00D748AB"/>
    <w:rPr>
      <w:color w:val="808080"/>
    </w:rPr>
  </w:style>
  <w:style w:type="paragraph" w:styleId="Header">
    <w:name w:val="header"/>
    <w:basedOn w:val="Normal"/>
    <w:link w:val="HeaderChar"/>
    <w:uiPriority w:val="99"/>
    <w:unhideWhenUsed/>
    <w:rsid w:val="00627C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C38"/>
  </w:style>
  <w:style w:type="paragraph" w:styleId="Footer">
    <w:name w:val="footer"/>
    <w:basedOn w:val="Normal"/>
    <w:link w:val="FooterChar"/>
    <w:uiPriority w:val="99"/>
    <w:unhideWhenUsed/>
    <w:rsid w:val="00627C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C38"/>
  </w:style>
  <w:style w:type="paragraph" w:styleId="NormalWeb">
    <w:name w:val="Normal (Web)"/>
    <w:basedOn w:val="Normal"/>
    <w:uiPriority w:val="99"/>
    <w:semiHidden/>
    <w:unhideWhenUsed/>
    <w:rsid w:val="000A00AA"/>
    <w:pPr>
      <w:spacing w:before="100" w:beforeAutospacing="1" w:after="100" w:afterAutospacing="1" w:line="240" w:lineRule="auto"/>
    </w:pPr>
    <w:rPr>
      <w:rFonts w:ascii="Times New Roman" w:eastAsiaTheme="minorEastAsia" w:hAnsi="Times New Roman" w:cs="Times New Roman"/>
      <w:szCs w:val="24"/>
    </w:rPr>
  </w:style>
  <w:style w:type="paragraph" w:styleId="Subtitle">
    <w:name w:val="Subtitle"/>
    <w:basedOn w:val="Normal"/>
    <w:next w:val="Normal"/>
    <w:link w:val="SubtitleChar"/>
    <w:uiPriority w:val="11"/>
    <w:qFormat/>
    <w:rsid w:val="00B73FB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73FBB"/>
    <w:rPr>
      <w:rFonts w:eastAsiaTheme="minorEastAsia"/>
      <w:color w:val="5A5A5A" w:themeColor="text1" w:themeTint="A5"/>
      <w:spacing w:val="15"/>
    </w:rPr>
  </w:style>
  <w:style w:type="paragraph" w:styleId="Revision">
    <w:name w:val="Revision"/>
    <w:hidden/>
    <w:uiPriority w:val="99"/>
    <w:semiHidden/>
    <w:rsid w:val="00E566C8"/>
    <w:pPr>
      <w:spacing w:after="0" w:line="240" w:lineRule="auto"/>
    </w:pPr>
  </w:style>
  <w:style w:type="character" w:customStyle="1" w:styleId="Heading6Char">
    <w:name w:val="Heading 6 Char"/>
    <w:basedOn w:val="DefaultParagraphFont"/>
    <w:link w:val="Heading6"/>
    <w:uiPriority w:val="9"/>
    <w:rsid w:val="002A6C72"/>
    <w:rPr>
      <w:rFonts w:asciiTheme="majorHAnsi" w:eastAsiaTheme="majorEastAsia" w:hAnsiTheme="majorHAnsi" w:cstheme="majorBidi"/>
      <w:color w:val="1F4D78" w:themeColor="accent1" w:themeShade="7F"/>
    </w:rPr>
  </w:style>
  <w:style w:type="character" w:styleId="SubtleEmphasis">
    <w:name w:val="Subtle Emphasis"/>
    <w:basedOn w:val="DefaultParagraphFont"/>
    <w:uiPriority w:val="19"/>
    <w:qFormat/>
    <w:rsid w:val="006E2EFB"/>
    <w:rPr>
      <w:i/>
      <w:iCs/>
      <w:color w:val="404040" w:themeColor="text1" w:themeTint="BF"/>
    </w:rPr>
  </w:style>
  <w:style w:type="paragraph" w:styleId="Caption">
    <w:name w:val="caption"/>
    <w:aliases w:val="Figure"/>
    <w:basedOn w:val="Normal"/>
    <w:next w:val="Normal"/>
    <w:link w:val="CaptionChar"/>
    <w:uiPriority w:val="35"/>
    <w:unhideWhenUsed/>
    <w:qFormat/>
    <w:rsid w:val="00D76DF5"/>
    <w:pPr>
      <w:spacing w:after="120" w:line="240" w:lineRule="auto"/>
      <w:jc w:val="center"/>
    </w:pPr>
    <w:rPr>
      <w:rFonts w:cs="Arial"/>
      <w:b/>
      <w:bCs/>
      <w:szCs w:val="24"/>
    </w:rPr>
  </w:style>
  <w:style w:type="character" w:customStyle="1" w:styleId="CaptionChar">
    <w:name w:val="Caption Char"/>
    <w:aliases w:val="Figure Char"/>
    <w:link w:val="Caption"/>
    <w:uiPriority w:val="35"/>
    <w:rsid w:val="00D76DF5"/>
    <w:rPr>
      <w:rFonts w:ascii="Arial" w:hAnsi="Arial" w:cs="Arial"/>
      <w:b/>
      <w:bCs/>
      <w:sz w:val="24"/>
      <w:szCs w:val="24"/>
    </w:rPr>
  </w:style>
  <w:style w:type="paragraph" w:styleId="TableofFigures">
    <w:name w:val="table of figures"/>
    <w:basedOn w:val="Normal"/>
    <w:next w:val="Normal"/>
    <w:uiPriority w:val="99"/>
    <w:unhideWhenUsed/>
    <w:rsid w:val="00D76DF5"/>
    <w:pPr>
      <w:spacing w:after="0"/>
    </w:pPr>
  </w:style>
  <w:style w:type="paragraph" w:styleId="TOC1">
    <w:name w:val="toc 1"/>
    <w:basedOn w:val="Normal"/>
    <w:next w:val="Normal"/>
    <w:autoRedefine/>
    <w:uiPriority w:val="39"/>
    <w:unhideWhenUsed/>
    <w:qFormat/>
    <w:rsid w:val="00D76DF5"/>
    <w:pPr>
      <w:tabs>
        <w:tab w:val="right" w:leader="dot" w:pos="9350"/>
      </w:tabs>
      <w:spacing w:after="0" w:line="240" w:lineRule="auto"/>
    </w:pPr>
    <w:rPr>
      <w:b/>
      <w:caps/>
    </w:rPr>
  </w:style>
  <w:style w:type="paragraph" w:styleId="TOC2">
    <w:name w:val="toc 2"/>
    <w:basedOn w:val="Normal"/>
    <w:next w:val="Normal"/>
    <w:autoRedefine/>
    <w:uiPriority w:val="39"/>
    <w:unhideWhenUsed/>
    <w:qFormat/>
    <w:rsid w:val="00D76DF5"/>
    <w:pPr>
      <w:spacing w:after="0" w:line="240" w:lineRule="auto"/>
      <w:ind w:left="245"/>
    </w:pPr>
  </w:style>
  <w:style w:type="paragraph" w:styleId="TOC3">
    <w:name w:val="toc 3"/>
    <w:basedOn w:val="Normal"/>
    <w:next w:val="Normal"/>
    <w:autoRedefine/>
    <w:uiPriority w:val="39"/>
    <w:unhideWhenUsed/>
    <w:qFormat/>
    <w:rsid w:val="00D76DF5"/>
    <w:pPr>
      <w:spacing w:after="0" w:line="240" w:lineRule="auto"/>
      <w:ind w:left="475"/>
    </w:pPr>
    <w:rPr>
      <w:u w:val="words"/>
    </w:rPr>
  </w:style>
  <w:style w:type="paragraph" w:styleId="TOC4">
    <w:name w:val="toc 4"/>
    <w:basedOn w:val="TOC2"/>
    <w:next w:val="Normal"/>
    <w:autoRedefine/>
    <w:uiPriority w:val="39"/>
    <w:unhideWhenUsed/>
    <w:rsid w:val="00D76DF5"/>
    <w:pPr>
      <w:tabs>
        <w:tab w:val="right" w:leader="dot" w:pos="9360"/>
      </w:tabs>
      <w:ind w:left="1800" w:right="720" w:hanging="720"/>
    </w:pPr>
    <w:rPr>
      <w:rFonts w:eastAsia="Cambria" w:cs="Times New Roman"/>
      <w:i/>
      <w:noProof/>
      <w:szCs w:val="24"/>
    </w:rPr>
  </w:style>
  <w:style w:type="paragraph" w:customStyle="1" w:styleId="Titlewithindocument">
    <w:name w:val="Title (within document)"/>
    <w:basedOn w:val="Normal"/>
    <w:next w:val="Normal"/>
    <w:rsid w:val="00D76DF5"/>
    <w:pPr>
      <w:keepNext/>
      <w:keepLines/>
      <w:spacing w:before="240" w:after="240" w:line="240" w:lineRule="auto"/>
      <w:contextualSpacing/>
      <w:jc w:val="center"/>
    </w:pPr>
    <w:rPr>
      <w:rFonts w:ascii="Calibri" w:eastAsia="HGｺﾞｼｯｸM" w:hAnsi="Calibri" w:cs="Times New Roman"/>
      <w:b/>
      <w:color w:val="000000"/>
      <w:spacing w:val="5"/>
      <w:kern w:val="28"/>
      <w:sz w:val="36"/>
      <w:szCs w:val="52"/>
    </w:rPr>
  </w:style>
  <w:style w:type="paragraph" w:styleId="TOCHeading">
    <w:name w:val="TOC Heading"/>
    <w:basedOn w:val="Heading1"/>
    <w:next w:val="Normal"/>
    <w:uiPriority w:val="39"/>
    <w:semiHidden/>
    <w:unhideWhenUsed/>
    <w:qFormat/>
    <w:rsid w:val="00BB2D4A"/>
    <w:pPr>
      <w:spacing w:after="0" w:line="276" w:lineRule="auto"/>
      <w:outlineLvl w:val="9"/>
    </w:pPr>
    <w:rPr>
      <w:rFonts w:asciiTheme="majorHAnsi" w:eastAsiaTheme="majorEastAsia" w:hAnsiTheme="majorHAnsi" w:cstheme="majorBidi"/>
      <w:b w:val="0"/>
      <w:caps w:val="0"/>
      <w:snapToGrid/>
      <w:color w:val="2E74B5" w:themeColor="accent1" w:themeShade="BF"/>
      <w:sz w:val="32"/>
      <w:szCs w:val="32"/>
    </w:rPr>
  </w:style>
  <w:style w:type="paragraph" w:styleId="BodyText">
    <w:name w:val="Body Text"/>
    <w:basedOn w:val="Normal"/>
    <w:link w:val="BodyTextChar"/>
    <w:uiPriority w:val="99"/>
    <w:semiHidden/>
    <w:unhideWhenUsed/>
    <w:rsid w:val="00BB2D4A"/>
    <w:pPr>
      <w:spacing w:after="120"/>
    </w:pPr>
  </w:style>
  <w:style w:type="character" w:customStyle="1" w:styleId="BodyTextChar">
    <w:name w:val="Body Text Char"/>
    <w:basedOn w:val="DefaultParagraphFont"/>
    <w:link w:val="BodyText"/>
    <w:uiPriority w:val="99"/>
    <w:semiHidden/>
    <w:rsid w:val="00BB2D4A"/>
    <w:rPr>
      <w:rFonts w:ascii="Arial" w:hAnsi="Arial"/>
      <w:sz w:val="24"/>
    </w:rPr>
  </w:style>
  <w:style w:type="table" w:customStyle="1" w:styleId="TableGrid1">
    <w:name w:val="Table Grid1"/>
    <w:basedOn w:val="TableNormal"/>
    <w:next w:val="TableGrid"/>
    <w:uiPriority w:val="59"/>
    <w:rsid w:val="00BB2D4A"/>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0A0A74"/>
    <w:rPr>
      <w:color w:val="0563C1" w:themeColor="hyperlink"/>
      <w:u w:val="single"/>
    </w:rPr>
  </w:style>
  <w:style w:type="paragraph" w:styleId="Bibliography">
    <w:name w:val="Bibliography"/>
    <w:basedOn w:val="Normal"/>
    <w:next w:val="Normal"/>
    <w:uiPriority w:val="37"/>
    <w:unhideWhenUsed/>
    <w:rsid w:val="005A0F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6328">
      <w:bodyDiv w:val="1"/>
      <w:marLeft w:val="0"/>
      <w:marRight w:val="0"/>
      <w:marTop w:val="0"/>
      <w:marBottom w:val="0"/>
      <w:divBdr>
        <w:top w:val="none" w:sz="0" w:space="0" w:color="auto"/>
        <w:left w:val="none" w:sz="0" w:space="0" w:color="auto"/>
        <w:bottom w:val="none" w:sz="0" w:space="0" w:color="auto"/>
        <w:right w:val="none" w:sz="0" w:space="0" w:color="auto"/>
      </w:divBdr>
    </w:div>
    <w:div w:id="7099203">
      <w:bodyDiv w:val="1"/>
      <w:marLeft w:val="0"/>
      <w:marRight w:val="0"/>
      <w:marTop w:val="0"/>
      <w:marBottom w:val="0"/>
      <w:divBdr>
        <w:top w:val="none" w:sz="0" w:space="0" w:color="auto"/>
        <w:left w:val="none" w:sz="0" w:space="0" w:color="auto"/>
        <w:bottom w:val="none" w:sz="0" w:space="0" w:color="auto"/>
        <w:right w:val="none" w:sz="0" w:space="0" w:color="auto"/>
      </w:divBdr>
    </w:div>
    <w:div w:id="44375505">
      <w:bodyDiv w:val="1"/>
      <w:marLeft w:val="0"/>
      <w:marRight w:val="0"/>
      <w:marTop w:val="0"/>
      <w:marBottom w:val="0"/>
      <w:divBdr>
        <w:top w:val="none" w:sz="0" w:space="0" w:color="auto"/>
        <w:left w:val="none" w:sz="0" w:space="0" w:color="auto"/>
        <w:bottom w:val="none" w:sz="0" w:space="0" w:color="auto"/>
        <w:right w:val="none" w:sz="0" w:space="0" w:color="auto"/>
      </w:divBdr>
    </w:div>
    <w:div w:id="54788325">
      <w:bodyDiv w:val="1"/>
      <w:marLeft w:val="0"/>
      <w:marRight w:val="0"/>
      <w:marTop w:val="0"/>
      <w:marBottom w:val="0"/>
      <w:divBdr>
        <w:top w:val="none" w:sz="0" w:space="0" w:color="auto"/>
        <w:left w:val="none" w:sz="0" w:space="0" w:color="auto"/>
        <w:bottom w:val="none" w:sz="0" w:space="0" w:color="auto"/>
        <w:right w:val="none" w:sz="0" w:space="0" w:color="auto"/>
      </w:divBdr>
    </w:div>
    <w:div w:id="72245949">
      <w:bodyDiv w:val="1"/>
      <w:marLeft w:val="0"/>
      <w:marRight w:val="0"/>
      <w:marTop w:val="0"/>
      <w:marBottom w:val="0"/>
      <w:divBdr>
        <w:top w:val="none" w:sz="0" w:space="0" w:color="auto"/>
        <w:left w:val="none" w:sz="0" w:space="0" w:color="auto"/>
        <w:bottom w:val="none" w:sz="0" w:space="0" w:color="auto"/>
        <w:right w:val="none" w:sz="0" w:space="0" w:color="auto"/>
      </w:divBdr>
    </w:div>
    <w:div w:id="95517762">
      <w:bodyDiv w:val="1"/>
      <w:marLeft w:val="0"/>
      <w:marRight w:val="0"/>
      <w:marTop w:val="0"/>
      <w:marBottom w:val="0"/>
      <w:divBdr>
        <w:top w:val="none" w:sz="0" w:space="0" w:color="auto"/>
        <w:left w:val="none" w:sz="0" w:space="0" w:color="auto"/>
        <w:bottom w:val="none" w:sz="0" w:space="0" w:color="auto"/>
        <w:right w:val="none" w:sz="0" w:space="0" w:color="auto"/>
      </w:divBdr>
    </w:div>
    <w:div w:id="105273072">
      <w:bodyDiv w:val="1"/>
      <w:marLeft w:val="0"/>
      <w:marRight w:val="0"/>
      <w:marTop w:val="0"/>
      <w:marBottom w:val="0"/>
      <w:divBdr>
        <w:top w:val="none" w:sz="0" w:space="0" w:color="auto"/>
        <w:left w:val="none" w:sz="0" w:space="0" w:color="auto"/>
        <w:bottom w:val="none" w:sz="0" w:space="0" w:color="auto"/>
        <w:right w:val="none" w:sz="0" w:space="0" w:color="auto"/>
      </w:divBdr>
    </w:div>
    <w:div w:id="109974616">
      <w:bodyDiv w:val="1"/>
      <w:marLeft w:val="0"/>
      <w:marRight w:val="0"/>
      <w:marTop w:val="0"/>
      <w:marBottom w:val="0"/>
      <w:divBdr>
        <w:top w:val="none" w:sz="0" w:space="0" w:color="auto"/>
        <w:left w:val="none" w:sz="0" w:space="0" w:color="auto"/>
        <w:bottom w:val="none" w:sz="0" w:space="0" w:color="auto"/>
        <w:right w:val="none" w:sz="0" w:space="0" w:color="auto"/>
      </w:divBdr>
    </w:div>
    <w:div w:id="163663835">
      <w:bodyDiv w:val="1"/>
      <w:marLeft w:val="0"/>
      <w:marRight w:val="0"/>
      <w:marTop w:val="0"/>
      <w:marBottom w:val="0"/>
      <w:divBdr>
        <w:top w:val="none" w:sz="0" w:space="0" w:color="auto"/>
        <w:left w:val="none" w:sz="0" w:space="0" w:color="auto"/>
        <w:bottom w:val="none" w:sz="0" w:space="0" w:color="auto"/>
        <w:right w:val="none" w:sz="0" w:space="0" w:color="auto"/>
      </w:divBdr>
    </w:div>
    <w:div w:id="187572438">
      <w:bodyDiv w:val="1"/>
      <w:marLeft w:val="0"/>
      <w:marRight w:val="0"/>
      <w:marTop w:val="0"/>
      <w:marBottom w:val="0"/>
      <w:divBdr>
        <w:top w:val="none" w:sz="0" w:space="0" w:color="auto"/>
        <w:left w:val="none" w:sz="0" w:space="0" w:color="auto"/>
        <w:bottom w:val="none" w:sz="0" w:space="0" w:color="auto"/>
        <w:right w:val="none" w:sz="0" w:space="0" w:color="auto"/>
      </w:divBdr>
    </w:div>
    <w:div w:id="192037646">
      <w:bodyDiv w:val="1"/>
      <w:marLeft w:val="0"/>
      <w:marRight w:val="0"/>
      <w:marTop w:val="0"/>
      <w:marBottom w:val="0"/>
      <w:divBdr>
        <w:top w:val="none" w:sz="0" w:space="0" w:color="auto"/>
        <w:left w:val="none" w:sz="0" w:space="0" w:color="auto"/>
        <w:bottom w:val="none" w:sz="0" w:space="0" w:color="auto"/>
        <w:right w:val="none" w:sz="0" w:space="0" w:color="auto"/>
      </w:divBdr>
    </w:div>
    <w:div w:id="207839606">
      <w:bodyDiv w:val="1"/>
      <w:marLeft w:val="0"/>
      <w:marRight w:val="0"/>
      <w:marTop w:val="0"/>
      <w:marBottom w:val="0"/>
      <w:divBdr>
        <w:top w:val="none" w:sz="0" w:space="0" w:color="auto"/>
        <w:left w:val="none" w:sz="0" w:space="0" w:color="auto"/>
        <w:bottom w:val="none" w:sz="0" w:space="0" w:color="auto"/>
        <w:right w:val="none" w:sz="0" w:space="0" w:color="auto"/>
      </w:divBdr>
    </w:div>
    <w:div w:id="248390357">
      <w:bodyDiv w:val="1"/>
      <w:marLeft w:val="0"/>
      <w:marRight w:val="0"/>
      <w:marTop w:val="0"/>
      <w:marBottom w:val="0"/>
      <w:divBdr>
        <w:top w:val="none" w:sz="0" w:space="0" w:color="auto"/>
        <w:left w:val="none" w:sz="0" w:space="0" w:color="auto"/>
        <w:bottom w:val="none" w:sz="0" w:space="0" w:color="auto"/>
        <w:right w:val="none" w:sz="0" w:space="0" w:color="auto"/>
      </w:divBdr>
    </w:div>
    <w:div w:id="282807734">
      <w:bodyDiv w:val="1"/>
      <w:marLeft w:val="0"/>
      <w:marRight w:val="0"/>
      <w:marTop w:val="0"/>
      <w:marBottom w:val="0"/>
      <w:divBdr>
        <w:top w:val="none" w:sz="0" w:space="0" w:color="auto"/>
        <w:left w:val="none" w:sz="0" w:space="0" w:color="auto"/>
        <w:bottom w:val="none" w:sz="0" w:space="0" w:color="auto"/>
        <w:right w:val="none" w:sz="0" w:space="0" w:color="auto"/>
      </w:divBdr>
    </w:div>
    <w:div w:id="296646870">
      <w:bodyDiv w:val="1"/>
      <w:marLeft w:val="0"/>
      <w:marRight w:val="0"/>
      <w:marTop w:val="0"/>
      <w:marBottom w:val="0"/>
      <w:divBdr>
        <w:top w:val="none" w:sz="0" w:space="0" w:color="auto"/>
        <w:left w:val="none" w:sz="0" w:space="0" w:color="auto"/>
        <w:bottom w:val="none" w:sz="0" w:space="0" w:color="auto"/>
        <w:right w:val="none" w:sz="0" w:space="0" w:color="auto"/>
      </w:divBdr>
    </w:div>
    <w:div w:id="358551030">
      <w:bodyDiv w:val="1"/>
      <w:marLeft w:val="0"/>
      <w:marRight w:val="0"/>
      <w:marTop w:val="0"/>
      <w:marBottom w:val="0"/>
      <w:divBdr>
        <w:top w:val="none" w:sz="0" w:space="0" w:color="auto"/>
        <w:left w:val="none" w:sz="0" w:space="0" w:color="auto"/>
        <w:bottom w:val="none" w:sz="0" w:space="0" w:color="auto"/>
        <w:right w:val="none" w:sz="0" w:space="0" w:color="auto"/>
      </w:divBdr>
    </w:div>
    <w:div w:id="381057153">
      <w:bodyDiv w:val="1"/>
      <w:marLeft w:val="0"/>
      <w:marRight w:val="0"/>
      <w:marTop w:val="0"/>
      <w:marBottom w:val="0"/>
      <w:divBdr>
        <w:top w:val="none" w:sz="0" w:space="0" w:color="auto"/>
        <w:left w:val="none" w:sz="0" w:space="0" w:color="auto"/>
        <w:bottom w:val="none" w:sz="0" w:space="0" w:color="auto"/>
        <w:right w:val="none" w:sz="0" w:space="0" w:color="auto"/>
      </w:divBdr>
    </w:div>
    <w:div w:id="398601018">
      <w:bodyDiv w:val="1"/>
      <w:marLeft w:val="0"/>
      <w:marRight w:val="0"/>
      <w:marTop w:val="0"/>
      <w:marBottom w:val="0"/>
      <w:divBdr>
        <w:top w:val="none" w:sz="0" w:space="0" w:color="auto"/>
        <w:left w:val="none" w:sz="0" w:space="0" w:color="auto"/>
        <w:bottom w:val="none" w:sz="0" w:space="0" w:color="auto"/>
        <w:right w:val="none" w:sz="0" w:space="0" w:color="auto"/>
      </w:divBdr>
    </w:div>
    <w:div w:id="409543762">
      <w:bodyDiv w:val="1"/>
      <w:marLeft w:val="0"/>
      <w:marRight w:val="0"/>
      <w:marTop w:val="0"/>
      <w:marBottom w:val="0"/>
      <w:divBdr>
        <w:top w:val="none" w:sz="0" w:space="0" w:color="auto"/>
        <w:left w:val="none" w:sz="0" w:space="0" w:color="auto"/>
        <w:bottom w:val="none" w:sz="0" w:space="0" w:color="auto"/>
        <w:right w:val="none" w:sz="0" w:space="0" w:color="auto"/>
      </w:divBdr>
    </w:div>
    <w:div w:id="434255354">
      <w:bodyDiv w:val="1"/>
      <w:marLeft w:val="0"/>
      <w:marRight w:val="0"/>
      <w:marTop w:val="0"/>
      <w:marBottom w:val="0"/>
      <w:divBdr>
        <w:top w:val="none" w:sz="0" w:space="0" w:color="auto"/>
        <w:left w:val="none" w:sz="0" w:space="0" w:color="auto"/>
        <w:bottom w:val="none" w:sz="0" w:space="0" w:color="auto"/>
        <w:right w:val="none" w:sz="0" w:space="0" w:color="auto"/>
      </w:divBdr>
    </w:div>
    <w:div w:id="466044213">
      <w:bodyDiv w:val="1"/>
      <w:marLeft w:val="0"/>
      <w:marRight w:val="0"/>
      <w:marTop w:val="0"/>
      <w:marBottom w:val="0"/>
      <w:divBdr>
        <w:top w:val="none" w:sz="0" w:space="0" w:color="auto"/>
        <w:left w:val="none" w:sz="0" w:space="0" w:color="auto"/>
        <w:bottom w:val="none" w:sz="0" w:space="0" w:color="auto"/>
        <w:right w:val="none" w:sz="0" w:space="0" w:color="auto"/>
      </w:divBdr>
    </w:div>
    <w:div w:id="471291350">
      <w:bodyDiv w:val="1"/>
      <w:marLeft w:val="0"/>
      <w:marRight w:val="0"/>
      <w:marTop w:val="0"/>
      <w:marBottom w:val="0"/>
      <w:divBdr>
        <w:top w:val="none" w:sz="0" w:space="0" w:color="auto"/>
        <w:left w:val="none" w:sz="0" w:space="0" w:color="auto"/>
        <w:bottom w:val="none" w:sz="0" w:space="0" w:color="auto"/>
        <w:right w:val="none" w:sz="0" w:space="0" w:color="auto"/>
      </w:divBdr>
    </w:div>
    <w:div w:id="471793680">
      <w:bodyDiv w:val="1"/>
      <w:marLeft w:val="0"/>
      <w:marRight w:val="0"/>
      <w:marTop w:val="0"/>
      <w:marBottom w:val="0"/>
      <w:divBdr>
        <w:top w:val="none" w:sz="0" w:space="0" w:color="auto"/>
        <w:left w:val="none" w:sz="0" w:space="0" w:color="auto"/>
        <w:bottom w:val="none" w:sz="0" w:space="0" w:color="auto"/>
        <w:right w:val="none" w:sz="0" w:space="0" w:color="auto"/>
      </w:divBdr>
    </w:div>
    <w:div w:id="494763924">
      <w:bodyDiv w:val="1"/>
      <w:marLeft w:val="0"/>
      <w:marRight w:val="0"/>
      <w:marTop w:val="0"/>
      <w:marBottom w:val="0"/>
      <w:divBdr>
        <w:top w:val="none" w:sz="0" w:space="0" w:color="auto"/>
        <w:left w:val="none" w:sz="0" w:space="0" w:color="auto"/>
        <w:bottom w:val="none" w:sz="0" w:space="0" w:color="auto"/>
        <w:right w:val="none" w:sz="0" w:space="0" w:color="auto"/>
      </w:divBdr>
    </w:div>
    <w:div w:id="549265171">
      <w:bodyDiv w:val="1"/>
      <w:marLeft w:val="0"/>
      <w:marRight w:val="0"/>
      <w:marTop w:val="0"/>
      <w:marBottom w:val="0"/>
      <w:divBdr>
        <w:top w:val="none" w:sz="0" w:space="0" w:color="auto"/>
        <w:left w:val="none" w:sz="0" w:space="0" w:color="auto"/>
        <w:bottom w:val="none" w:sz="0" w:space="0" w:color="auto"/>
        <w:right w:val="none" w:sz="0" w:space="0" w:color="auto"/>
      </w:divBdr>
    </w:div>
    <w:div w:id="596013886">
      <w:bodyDiv w:val="1"/>
      <w:marLeft w:val="0"/>
      <w:marRight w:val="0"/>
      <w:marTop w:val="0"/>
      <w:marBottom w:val="0"/>
      <w:divBdr>
        <w:top w:val="none" w:sz="0" w:space="0" w:color="auto"/>
        <w:left w:val="none" w:sz="0" w:space="0" w:color="auto"/>
        <w:bottom w:val="none" w:sz="0" w:space="0" w:color="auto"/>
        <w:right w:val="none" w:sz="0" w:space="0" w:color="auto"/>
      </w:divBdr>
    </w:div>
    <w:div w:id="606619816">
      <w:bodyDiv w:val="1"/>
      <w:marLeft w:val="0"/>
      <w:marRight w:val="0"/>
      <w:marTop w:val="0"/>
      <w:marBottom w:val="0"/>
      <w:divBdr>
        <w:top w:val="none" w:sz="0" w:space="0" w:color="auto"/>
        <w:left w:val="none" w:sz="0" w:space="0" w:color="auto"/>
        <w:bottom w:val="none" w:sz="0" w:space="0" w:color="auto"/>
        <w:right w:val="none" w:sz="0" w:space="0" w:color="auto"/>
      </w:divBdr>
    </w:div>
    <w:div w:id="649868113">
      <w:bodyDiv w:val="1"/>
      <w:marLeft w:val="0"/>
      <w:marRight w:val="0"/>
      <w:marTop w:val="0"/>
      <w:marBottom w:val="0"/>
      <w:divBdr>
        <w:top w:val="none" w:sz="0" w:space="0" w:color="auto"/>
        <w:left w:val="none" w:sz="0" w:space="0" w:color="auto"/>
        <w:bottom w:val="none" w:sz="0" w:space="0" w:color="auto"/>
        <w:right w:val="none" w:sz="0" w:space="0" w:color="auto"/>
      </w:divBdr>
    </w:div>
    <w:div w:id="674651241">
      <w:bodyDiv w:val="1"/>
      <w:marLeft w:val="0"/>
      <w:marRight w:val="0"/>
      <w:marTop w:val="0"/>
      <w:marBottom w:val="0"/>
      <w:divBdr>
        <w:top w:val="none" w:sz="0" w:space="0" w:color="auto"/>
        <w:left w:val="none" w:sz="0" w:space="0" w:color="auto"/>
        <w:bottom w:val="none" w:sz="0" w:space="0" w:color="auto"/>
        <w:right w:val="none" w:sz="0" w:space="0" w:color="auto"/>
      </w:divBdr>
    </w:div>
    <w:div w:id="721054936">
      <w:bodyDiv w:val="1"/>
      <w:marLeft w:val="0"/>
      <w:marRight w:val="0"/>
      <w:marTop w:val="0"/>
      <w:marBottom w:val="0"/>
      <w:divBdr>
        <w:top w:val="none" w:sz="0" w:space="0" w:color="auto"/>
        <w:left w:val="none" w:sz="0" w:space="0" w:color="auto"/>
        <w:bottom w:val="none" w:sz="0" w:space="0" w:color="auto"/>
        <w:right w:val="none" w:sz="0" w:space="0" w:color="auto"/>
      </w:divBdr>
    </w:div>
    <w:div w:id="735393867">
      <w:bodyDiv w:val="1"/>
      <w:marLeft w:val="0"/>
      <w:marRight w:val="0"/>
      <w:marTop w:val="0"/>
      <w:marBottom w:val="0"/>
      <w:divBdr>
        <w:top w:val="none" w:sz="0" w:space="0" w:color="auto"/>
        <w:left w:val="none" w:sz="0" w:space="0" w:color="auto"/>
        <w:bottom w:val="none" w:sz="0" w:space="0" w:color="auto"/>
        <w:right w:val="none" w:sz="0" w:space="0" w:color="auto"/>
      </w:divBdr>
    </w:div>
    <w:div w:id="736902663">
      <w:bodyDiv w:val="1"/>
      <w:marLeft w:val="0"/>
      <w:marRight w:val="0"/>
      <w:marTop w:val="0"/>
      <w:marBottom w:val="0"/>
      <w:divBdr>
        <w:top w:val="none" w:sz="0" w:space="0" w:color="auto"/>
        <w:left w:val="none" w:sz="0" w:space="0" w:color="auto"/>
        <w:bottom w:val="none" w:sz="0" w:space="0" w:color="auto"/>
        <w:right w:val="none" w:sz="0" w:space="0" w:color="auto"/>
      </w:divBdr>
    </w:div>
    <w:div w:id="781145175">
      <w:bodyDiv w:val="1"/>
      <w:marLeft w:val="0"/>
      <w:marRight w:val="0"/>
      <w:marTop w:val="0"/>
      <w:marBottom w:val="0"/>
      <w:divBdr>
        <w:top w:val="none" w:sz="0" w:space="0" w:color="auto"/>
        <w:left w:val="none" w:sz="0" w:space="0" w:color="auto"/>
        <w:bottom w:val="none" w:sz="0" w:space="0" w:color="auto"/>
        <w:right w:val="none" w:sz="0" w:space="0" w:color="auto"/>
      </w:divBdr>
    </w:div>
    <w:div w:id="781799186">
      <w:bodyDiv w:val="1"/>
      <w:marLeft w:val="0"/>
      <w:marRight w:val="0"/>
      <w:marTop w:val="0"/>
      <w:marBottom w:val="0"/>
      <w:divBdr>
        <w:top w:val="none" w:sz="0" w:space="0" w:color="auto"/>
        <w:left w:val="none" w:sz="0" w:space="0" w:color="auto"/>
        <w:bottom w:val="none" w:sz="0" w:space="0" w:color="auto"/>
        <w:right w:val="none" w:sz="0" w:space="0" w:color="auto"/>
      </w:divBdr>
    </w:div>
    <w:div w:id="822545211">
      <w:bodyDiv w:val="1"/>
      <w:marLeft w:val="0"/>
      <w:marRight w:val="0"/>
      <w:marTop w:val="0"/>
      <w:marBottom w:val="0"/>
      <w:divBdr>
        <w:top w:val="none" w:sz="0" w:space="0" w:color="auto"/>
        <w:left w:val="none" w:sz="0" w:space="0" w:color="auto"/>
        <w:bottom w:val="none" w:sz="0" w:space="0" w:color="auto"/>
        <w:right w:val="none" w:sz="0" w:space="0" w:color="auto"/>
      </w:divBdr>
    </w:div>
    <w:div w:id="863708426">
      <w:bodyDiv w:val="1"/>
      <w:marLeft w:val="0"/>
      <w:marRight w:val="0"/>
      <w:marTop w:val="0"/>
      <w:marBottom w:val="0"/>
      <w:divBdr>
        <w:top w:val="none" w:sz="0" w:space="0" w:color="auto"/>
        <w:left w:val="none" w:sz="0" w:space="0" w:color="auto"/>
        <w:bottom w:val="none" w:sz="0" w:space="0" w:color="auto"/>
        <w:right w:val="none" w:sz="0" w:space="0" w:color="auto"/>
      </w:divBdr>
    </w:div>
    <w:div w:id="868448522">
      <w:bodyDiv w:val="1"/>
      <w:marLeft w:val="0"/>
      <w:marRight w:val="0"/>
      <w:marTop w:val="0"/>
      <w:marBottom w:val="0"/>
      <w:divBdr>
        <w:top w:val="none" w:sz="0" w:space="0" w:color="auto"/>
        <w:left w:val="none" w:sz="0" w:space="0" w:color="auto"/>
        <w:bottom w:val="none" w:sz="0" w:space="0" w:color="auto"/>
        <w:right w:val="none" w:sz="0" w:space="0" w:color="auto"/>
      </w:divBdr>
    </w:div>
    <w:div w:id="893934592">
      <w:bodyDiv w:val="1"/>
      <w:marLeft w:val="0"/>
      <w:marRight w:val="0"/>
      <w:marTop w:val="0"/>
      <w:marBottom w:val="0"/>
      <w:divBdr>
        <w:top w:val="none" w:sz="0" w:space="0" w:color="auto"/>
        <w:left w:val="none" w:sz="0" w:space="0" w:color="auto"/>
        <w:bottom w:val="none" w:sz="0" w:space="0" w:color="auto"/>
        <w:right w:val="none" w:sz="0" w:space="0" w:color="auto"/>
      </w:divBdr>
    </w:div>
    <w:div w:id="938176475">
      <w:bodyDiv w:val="1"/>
      <w:marLeft w:val="0"/>
      <w:marRight w:val="0"/>
      <w:marTop w:val="0"/>
      <w:marBottom w:val="0"/>
      <w:divBdr>
        <w:top w:val="none" w:sz="0" w:space="0" w:color="auto"/>
        <w:left w:val="none" w:sz="0" w:space="0" w:color="auto"/>
        <w:bottom w:val="none" w:sz="0" w:space="0" w:color="auto"/>
        <w:right w:val="none" w:sz="0" w:space="0" w:color="auto"/>
      </w:divBdr>
    </w:div>
    <w:div w:id="965161361">
      <w:bodyDiv w:val="1"/>
      <w:marLeft w:val="0"/>
      <w:marRight w:val="0"/>
      <w:marTop w:val="0"/>
      <w:marBottom w:val="0"/>
      <w:divBdr>
        <w:top w:val="none" w:sz="0" w:space="0" w:color="auto"/>
        <w:left w:val="none" w:sz="0" w:space="0" w:color="auto"/>
        <w:bottom w:val="none" w:sz="0" w:space="0" w:color="auto"/>
        <w:right w:val="none" w:sz="0" w:space="0" w:color="auto"/>
      </w:divBdr>
    </w:div>
    <w:div w:id="974023878">
      <w:bodyDiv w:val="1"/>
      <w:marLeft w:val="0"/>
      <w:marRight w:val="0"/>
      <w:marTop w:val="0"/>
      <w:marBottom w:val="0"/>
      <w:divBdr>
        <w:top w:val="none" w:sz="0" w:space="0" w:color="auto"/>
        <w:left w:val="none" w:sz="0" w:space="0" w:color="auto"/>
        <w:bottom w:val="none" w:sz="0" w:space="0" w:color="auto"/>
        <w:right w:val="none" w:sz="0" w:space="0" w:color="auto"/>
      </w:divBdr>
    </w:div>
    <w:div w:id="978338465">
      <w:bodyDiv w:val="1"/>
      <w:marLeft w:val="0"/>
      <w:marRight w:val="0"/>
      <w:marTop w:val="0"/>
      <w:marBottom w:val="0"/>
      <w:divBdr>
        <w:top w:val="none" w:sz="0" w:space="0" w:color="auto"/>
        <w:left w:val="none" w:sz="0" w:space="0" w:color="auto"/>
        <w:bottom w:val="none" w:sz="0" w:space="0" w:color="auto"/>
        <w:right w:val="none" w:sz="0" w:space="0" w:color="auto"/>
      </w:divBdr>
    </w:div>
    <w:div w:id="1007559862">
      <w:bodyDiv w:val="1"/>
      <w:marLeft w:val="0"/>
      <w:marRight w:val="0"/>
      <w:marTop w:val="0"/>
      <w:marBottom w:val="0"/>
      <w:divBdr>
        <w:top w:val="none" w:sz="0" w:space="0" w:color="auto"/>
        <w:left w:val="none" w:sz="0" w:space="0" w:color="auto"/>
        <w:bottom w:val="none" w:sz="0" w:space="0" w:color="auto"/>
        <w:right w:val="none" w:sz="0" w:space="0" w:color="auto"/>
      </w:divBdr>
    </w:div>
    <w:div w:id="1050694210">
      <w:bodyDiv w:val="1"/>
      <w:marLeft w:val="0"/>
      <w:marRight w:val="0"/>
      <w:marTop w:val="0"/>
      <w:marBottom w:val="0"/>
      <w:divBdr>
        <w:top w:val="none" w:sz="0" w:space="0" w:color="auto"/>
        <w:left w:val="none" w:sz="0" w:space="0" w:color="auto"/>
        <w:bottom w:val="none" w:sz="0" w:space="0" w:color="auto"/>
        <w:right w:val="none" w:sz="0" w:space="0" w:color="auto"/>
      </w:divBdr>
    </w:div>
    <w:div w:id="1095250763">
      <w:bodyDiv w:val="1"/>
      <w:marLeft w:val="0"/>
      <w:marRight w:val="0"/>
      <w:marTop w:val="0"/>
      <w:marBottom w:val="0"/>
      <w:divBdr>
        <w:top w:val="none" w:sz="0" w:space="0" w:color="auto"/>
        <w:left w:val="none" w:sz="0" w:space="0" w:color="auto"/>
        <w:bottom w:val="none" w:sz="0" w:space="0" w:color="auto"/>
        <w:right w:val="none" w:sz="0" w:space="0" w:color="auto"/>
      </w:divBdr>
    </w:div>
    <w:div w:id="1116094697">
      <w:bodyDiv w:val="1"/>
      <w:marLeft w:val="0"/>
      <w:marRight w:val="0"/>
      <w:marTop w:val="0"/>
      <w:marBottom w:val="0"/>
      <w:divBdr>
        <w:top w:val="none" w:sz="0" w:space="0" w:color="auto"/>
        <w:left w:val="none" w:sz="0" w:space="0" w:color="auto"/>
        <w:bottom w:val="none" w:sz="0" w:space="0" w:color="auto"/>
        <w:right w:val="none" w:sz="0" w:space="0" w:color="auto"/>
      </w:divBdr>
    </w:div>
    <w:div w:id="1173454790">
      <w:bodyDiv w:val="1"/>
      <w:marLeft w:val="0"/>
      <w:marRight w:val="0"/>
      <w:marTop w:val="0"/>
      <w:marBottom w:val="0"/>
      <w:divBdr>
        <w:top w:val="none" w:sz="0" w:space="0" w:color="auto"/>
        <w:left w:val="none" w:sz="0" w:space="0" w:color="auto"/>
        <w:bottom w:val="none" w:sz="0" w:space="0" w:color="auto"/>
        <w:right w:val="none" w:sz="0" w:space="0" w:color="auto"/>
      </w:divBdr>
    </w:div>
    <w:div w:id="1177773043">
      <w:bodyDiv w:val="1"/>
      <w:marLeft w:val="0"/>
      <w:marRight w:val="0"/>
      <w:marTop w:val="0"/>
      <w:marBottom w:val="0"/>
      <w:divBdr>
        <w:top w:val="none" w:sz="0" w:space="0" w:color="auto"/>
        <w:left w:val="none" w:sz="0" w:space="0" w:color="auto"/>
        <w:bottom w:val="none" w:sz="0" w:space="0" w:color="auto"/>
        <w:right w:val="none" w:sz="0" w:space="0" w:color="auto"/>
      </w:divBdr>
    </w:div>
    <w:div w:id="1251163298">
      <w:bodyDiv w:val="1"/>
      <w:marLeft w:val="0"/>
      <w:marRight w:val="0"/>
      <w:marTop w:val="0"/>
      <w:marBottom w:val="0"/>
      <w:divBdr>
        <w:top w:val="none" w:sz="0" w:space="0" w:color="auto"/>
        <w:left w:val="none" w:sz="0" w:space="0" w:color="auto"/>
        <w:bottom w:val="none" w:sz="0" w:space="0" w:color="auto"/>
        <w:right w:val="none" w:sz="0" w:space="0" w:color="auto"/>
      </w:divBdr>
    </w:div>
    <w:div w:id="1283003660">
      <w:bodyDiv w:val="1"/>
      <w:marLeft w:val="0"/>
      <w:marRight w:val="0"/>
      <w:marTop w:val="0"/>
      <w:marBottom w:val="0"/>
      <w:divBdr>
        <w:top w:val="none" w:sz="0" w:space="0" w:color="auto"/>
        <w:left w:val="none" w:sz="0" w:space="0" w:color="auto"/>
        <w:bottom w:val="none" w:sz="0" w:space="0" w:color="auto"/>
        <w:right w:val="none" w:sz="0" w:space="0" w:color="auto"/>
      </w:divBdr>
    </w:div>
    <w:div w:id="1298605350">
      <w:bodyDiv w:val="1"/>
      <w:marLeft w:val="0"/>
      <w:marRight w:val="0"/>
      <w:marTop w:val="0"/>
      <w:marBottom w:val="0"/>
      <w:divBdr>
        <w:top w:val="none" w:sz="0" w:space="0" w:color="auto"/>
        <w:left w:val="none" w:sz="0" w:space="0" w:color="auto"/>
        <w:bottom w:val="none" w:sz="0" w:space="0" w:color="auto"/>
        <w:right w:val="none" w:sz="0" w:space="0" w:color="auto"/>
      </w:divBdr>
    </w:div>
    <w:div w:id="1303464314">
      <w:bodyDiv w:val="1"/>
      <w:marLeft w:val="0"/>
      <w:marRight w:val="0"/>
      <w:marTop w:val="0"/>
      <w:marBottom w:val="0"/>
      <w:divBdr>
        <w:top w:val="none" w:sz="0" w:space="0" w:color="auto"/>
        <w:left w:val="none" w:sz="0" w:space="0" w:color="auto"/>
        <w:bottom w:val="none" w:sz="0" w:space="0" w:color="auto"/>
        <w:right w:val="none" w:sz="0" w:space="0" w:color="auto"/>
      </w:divBdr>
    </w:div>
    <w:div w:id="1333293970">
      <w:bodyDiv w:val="1"/>
      <w:marLeft w:val="0"/>
      <w:marRight w:val="0"/>
      <w:marTop w:val="0"/>
      <w:marBottom w:val="0"/>
      <w:divBdr>
        <w:top w:val="none" w:sz="0" w:space="0" w:color="auto"/>
        <w:left w:val="none" w:sz="0" w:space="0" w:color="auto"/>
        <w:bottom w:val="none" w:sz="0" w:space="0" w:color="auto"/>
        <w:right w:val="none" w:sz="0" w:space="0" w:color="auto"/>
      </w:divBdr>
    </w:div>
    <w:div w:id="1336616464">
      <w:bodyDiv w:val="1"/>
      <w:marLeft w:val="0"/>
      <w:marRight w:val="0"/>
      <w:marTop w:val="0"/>
      <w:marBottom w:val="0"/>
      <w:divBdr>
        <w:top w:val="none" w:sz="0" w:space="0" w:color="auto"/>
        <w:left w:val="none" w:sz="0" w:space="0" w:color="auto"/>
        <w:bottom w:val="none" w:sz="0" w:space="0" w:color="auto"/>
        <w:right w:val="none" w:sz="0" w:space="0" w:color="auto"/>
      </w:divBdr>
    </w:div>
    <w:div w:id="1337464207">
      <w:bodyDiv w:val="1"/>
      <w:marLeft w:val="0"/>
      <w:marRight w:val="0"/>
      <w:marTop w:val="0"/>
      <w:marBottom w:val="0"/>
      <w:divBdr>
        <w:top w:val="none" w:sz="0" w:space="0" w:color="auto"/>
        <w:left w:val="none" w:sz="0" w:space="0" w:color="auto"/>
        <w:bottom w:val="none" w:sz="0" w:space="0" w:color="auto"/>
        <w:right w:val="none" w:sz="0" w:space="0" w:color="auto"/>
      </w:divBdr>
    </w:div>
    <w:div w:id="1371875952">
      <w:bodyDiv w:val="1"/>
      <w:marLeft w:val="0"/>
      <w:marRight w:val="0"/>
      <w:marTop w:val="0"/>
      <w:marBottom w:val="0"/>
      <w:divBdr>
        <w:top w:val="none" w:sz="0" w:space="0" w:color="auto"/>
        <w:left w:val="none" w:sz="0" w:space="0" w:color="auto"/>
        <w:bottom w:val="none" w:sz="0" w:space="0" w:color="auto"/>
        <w:right w:val="none" w:sz="0" w:space="0" w:color="auto"/>
      </w:divBdr>
    </w:div>
    <w:div w:id="1393500881">
      <w:bodyDiv w:val="1"/>
      <w:marLeft w:val="0"/>
      <w:marRight w:val="0"/>
      <w:marTop w:val="0"/>
      <w:marBottom w:val="0"/>
      <w:divBdr>
        <w:top w:val="none" w:sz="0" w:space="0" w:color="auto"/>
        <w:left w:val="none" w:sz="0" w:space="0" w:color="auto"/>
        <w:bottom w:val="none" w:sz="0" w:space="0" w:color="auto"/>
        <w:right w:val="none" w:sz="0" w:space="0" w:color="auto"/>
      </w:divBdr>
    </w:div>
    <w:div w:id="1502887836">
      <w:bodyDiv w:val="1"/>
      <w:marLeft w:val="0"/>
      <w:marRight w:val="0"/>
      <w:marTop w:val="0"/>
      <w:marBottom w:val="0"/>
      <w:divBdr>
        <w:top w:val="none" w:sz="0" w:space="0" w:color="auto"/>
        <w:left w:val="none" w:sz="0" w:space="0" w:color="auto"/>
        <w:bottom w:val="none" w:sz="0" w:space="0" w:color="auto"/>
        <w:right w:val="none" w:sz="0" w:space="0" w:color="auto"/>
      </w:divBdr>
    </w:div>
    <w:div w:id="1563368859">
      <w:bodyDiv w:val="1"/>
      <w:marLeft w:val="0"/>
      <w:marRight w:val="0"/>
      <w:marTop w:val="0"/>
      <w:marBottom w:val="0"/>
      <w:divBdr>
        <w:top w:val="none" w:sz="0" w:space="0" w:color="auto"/>
        <w:left w:val="none" w:sz="0" w:space="0" w:color="auto"/>
        <w:bottom w:val="none" w:sz="0" w:space="0" w:color="auto"/>
        <w:right w:val="none" w:sz="0" w:space="0" w:color="auto"/>
      </w:divBdr>
    </w:div>
    <w:div w:id="1572109593">
      <w:bodyDiv w:val="1"/>
      <w:marLeft w:val="0"/>
      <w:marRight w:val="0"/>
      <w:marTop w:val="0"/>
      <w:marBottom w:val="0"/>
      <w:divBdr>
        <w:top w:val="none" w:sz="0" w:space="0" w:color="auto"/>
        <w:left w:val="none" w:sz="0" w:space="0" w:color="auto"/>
        <w:bottom w:val="none" w:sz="0" w:space="0" w:color="auto"/>
        <w:right w:val="none" w:sz="0" w:space="0" w:color="auto"/>
      </w:divBdr>
    </w:div>
    <w:div w:id="1645161051">
      <w:bodyDiv w:val="1"/>
      <w:marLeft w:val="0"/>
      <w:marRight w:val="0"/>
      <w:marTop w:val="0"/>
      <w:marBottom w:val="0"/>
      <w:divBdr>
        <w:top w:val="none" w:sz="0" w:space="0" w:color="auto"/>
        <w:left w:val="none" w:sz="0" w:space="0" w:color="auto"/>
        <w:bottom w:val="none" w:sz="0" w:space="0" w:color="auto"/>
        <w:right w:val="none" w:sz="0" w:space="0" w:color="auto"/>
      </w:divBdr>
    </w:div>
    <w:div w:id="1665622536">
      <w:bodyDiv w:val="1"/>
      <w:marLeft w:val="0"/>
      <w:marRight w:val="0"/>
      <w:marTop w:val="0"/>
      <w:marBottom w:val="0"/>
      <w:divBdr>
        <w:top w:val="none" w:sz="0" w:space="0" w:color="auto"/>
        <w:left w:val="none" w:sz="0" w:space="0" w:color="auto"/>
        <w:bottom w:val="none" w:sz="0" w:space="0" w:color="auto"/>
        <w:right w:val="none" w:sz="0" w:space="0" w:color="auto"/>
      </w:divBdr>
    </w:div>
    <w:div w:id="1707750543">
      <w:bodyDiv w:val="1"/>
      <w:marLeft w:val="0"/>
      <w:marRight w:val="0"/>
      <w:marTop w:val="0"/>
      <w:marBottom w:val="0"/>
      <w:divBdr>
        <w:top w:val="none" w:sz="0" w:space="0" w:color="auto"/>
        <w:left w:val="none" w:sz="0" w:space="0" w:color="auto"/>
        <w:bottom w:val="none" w:sz="0" w:space="0" w:color="auto"/>
        <w:right w:val="none" w:sz="0" w:space="0" w:color="auto"/>
      </w:divBdr>
    </w:div>
    <w:div w:id="1723750995">
      <w:bodyDiv w:val="1"/>
      <w:marLeft w:val="0"/>
      <w:marRight w:val="0"/>
      <w:marTop w:val="0"/>
      <w:marBottom w:val="0"/>
      <w:divBdr>
        <w:top w:val="none" w:sz="0" w:space="0" w:color="auto"/>
        <w:left w:val="none" w:sz="0" w:space="0" w:color="auto"/>
        <w:bottom w:val="none" w:sz="0" w:space="0" w:color="auto"/>
        <w:right w:val="none" w:sz="0" w:space="0" w:color="auto"/>
      </w:divBdr>
    </w:div>
    <w:div w:id="1728147309">
      <w:bodyDiv w:val="1"/>
      <w:marLeft w:val="0"/>
      <w:marRight w:val="0"/>
      <w:marTop w:val="0"/>
      <w:marBottom w:val="0"/>
      <w:divBdr>
        <w:top w:val="none" w:sz="0" w:space="0" w:color="auto"/>
        <w:left w:val="none" w:sz="0" w:space="0" w:color="auto"/>
        <w:bottom w:val="none" w:sz="0" w:space="0" w:color="auto"/>
        <w:right w:val="none" w:sz="0" w:space="0" w:color="auto"/>
      </w:divBdr>
    </w:div>
    <w:div w:id="1741369653">
      <w:bodyDiv w:val="1"/>
      <w:marLeft w:val="0"/>
      <w:marRight w:val="0"/>
      <w:marTop w:val="0"/>
      <w:marBottom w:val="0"/>
      <w:divBdr>
        <w:top w:val="none" w:sz="0" w:space="0" w:color="auto"/>
        <w:left w:val="none" w:sz="0" w:space="0" w:color="auto"/>
        <w:bottom w:val="none" w:sz="0" w:space="0" w:color="auto"/>
        <w:right w:val="none" w:sz="0" w:space="0" w:color="auto"/>
      </w:divBdr>
    </w:div>
    <w:div w:id="1748113872">
      <w:bodyDiv w:val="1"/>
      <w:marLeft w:val="0"/>
      <w:marRight w:val="0"/>
      <w:marTop w:val="0"/>
      <w:marBottom w:val="0"/>
      <w:divBdr>
        <w:top w:val="none" w:sz="0" w:space="0" w:color="auto"/>
        <w:left w:val="none" w:sz="0" w:space="0" w:color="auto"/>
        <w:bottom w:val="none" w:sz="0" w:space="0" w:color="auto"/>
        <w:right w:val="none" w:sz="0" w:space="0" w:color="auto"/>
      </w:divBdr>
    </w:div>
    <w:div w:id="1752701963">
      <w:bodyDiv w:val="1"/>
      <w:marLeft w:val="0"/>
      <w:marRight w:val="0"/>
      <w:marTop w:val="0"/>
      <w:marBottom w:val="0"/>
      <w:divBdr>
        <w:top w:val="none" w:sz="0" w:space="0" w:color="auto"/>
        <w:left w:val="none" w:sz="0" w:space="0" w:color="auto"/>
        <w:bottom w:val="none" w:sz="0" w:space="0" w:color="auto"/>
        <w:right w:val="none" w:sz="0" w:space="0" w:color="auto"/>
      </w:divBdr>
    </w:div>
    <w:div w:id="1762027205">
      <w:bodyDiv w:val="1"/>
      <w:marLeft w:val="0"/>
      <w:marRight w:val="0"/>
      <w:marTop w:val="0"/>
      <w:marBottom w:val="0"/>
      <w:divBdr>
        <w:top w:val="none" w:sz="0" w:space="0" w:color="auto"/>
        <w:left w:val="none" w:sz="0" w:space="0" w:color="auto"/>
        <w:bottom w:val="none" w:sz="0" w:space="0" w:color="auto"/>
        <w:right w:val="none" w:sz="0" w:space="0" w:color="auto"/>
      </w:divBdr>
    </w:div>
    <w:div w:id="1766150033">
      <w:bodyDiv w:val="1"/>
      <w:marLeft w:val="0"/>
      <w:marRight w:val="0"/>
      <w:marTop w:val="0"/>
      <w:marBottom w:val="0"/>
      <w:divBdr>
        <w:top w:val="none" w:sz="0" w:space="0" w:color="auto"/>
        <w:left w:val="none" w:sz="0" w:space="0" w:color="auto"/>
        <w:bottom w:val="none" w:sz="0" w:space="0" w:color="auto"/>
        <w:right w:val="none" w:sz="0" w:space="0" w:color="auto"/>
      </w:divBdr>
    </w:div>
    <w:div w:id="1773696659">
      <w:bodyDiv w:val="1"/>
      <w:marLeft w:val="0"/>
      <w:marRight w:val="0"/>
      <w:marTop w:val="0"/>
      <w:marBottom w:val="0"/>
      <w:divBdr>
        <w:top w:val="none" w:sz="0" w:space="0" w:color="auto"/>
        <w:left w:val="none" w:sz="0" w:space="0" w:color="auto"/>
        <w:bottom w:val="none" w:sz="0" w:space="0" w:color="auto"/>
        <w:right w:val="none" w:sz="0" w:space="0" w:color="auto"/>
      </w:divBdr>
    </w:div>
    <w:div w:id="1845783516">
      <w:bodyDiv w:val="1"/>
      <w:marLeft w:val="0"/>
      <w:marRight w:val="0"/>
      <w:marTop w:val="0"/>
      <w:marBottom w:val="0"/>
      <w:divBdr>
        <w:top w:val="none" w:sz="0" w:space="0" w:color="auto"/>
        <w:left w:val="none" w:sz="0" w:space="0" w:color="auto"/>
        <w:bottom w:val="none" w:sz="0" w:space="0" w:color="auto"/>
        <w:right w:val="none" w:sz="0" w:space="0" w:color="auto"/>
      </w:divBdr>
    </w:div>
    <w:div w:id="1849759178">
      <w:bodyDiv w:val="1"/>
      <w:marLeft w:val="0"/>
      <w:marRight w:val="0"/>
      <w:marTop w:val="0"/>
      <w:marBottom w:val="0"/>
      <w:divBdr>
        <w:top w:val="none" w:sz="0" w:space="0" w:color="auto"/>
        <w:left w:val="none" w:sz="0" w:space="0" w:color="auto"/>
        <w:bottom w:val="none" w:sz="0" w:space="0" w:color="auto"/>
        <w:right w:val="none" w:sz="0" w:space="0" w:color="auto"/>
      </w:divBdr>
    </w:div>
    <w:div w:id="1851094178">
      <w:bodyDiv w:val="1"/>
      <w:marLeft w:val="0"/>
      <w:marRight w:val="0"/>
      <w:marTop w:val="0"/>
      <w:marBottom w:val="0"/>
      <w:divBdr>
        <w:top w:val="none" w:sz="0" w:space="0" w:color="auto"/>
        <w:left w:val="none" w:sz="0" w:space="0" w:color="auto"/>
        <w:bottom w:val="none" w:sz="0" w:space="0" w:color="auto"/>
        <w:right w:val="none" w:sz="0" w:space="0" w:color="auto"/>
      </w:divBdr>
    </w:div>
    <w:div w:id="1852330041">
      <w:bodyDiv w:val="1"/>
      <w:marLeft w:val="0"/>
      <w:marRight w:val="0"/>
      <w:marTop w:val="0"/>
      <w:marBottom w:val="0"/>
      <w:divBdr>
        <w:top w:val="none" w:sz="0" w:space="0" w:color="auto"/>
        <w:left w:val="none" w:sz="0" w:space="0" w:color="auto"/>
        <w:bottom w:val="none" w:sz="0" w:space="0" w:color="auto"/>
        <w:right w:val="none" w:sz="0" w:space="0" w:color="auto"/>
      </w:divBdr>
    </w:div>
    <w:div w:id="1928925355">
      <w:bodyDiv w:val="1"/>
      <w:marLeft w:val="0"/>
      <w:marRight w:val="0"/>
      <w:marTop w:val="0"/>
      <w:marBottom w:val="0"/>
      <w:divBdr>
        <w:top w:val="none" w:sz="0" w:space="0" w:color="auto"/>
        <w:left w:val="none" w:sz="0" w:space="0" w:color="auto"/>
        <w:bottom w:val="none" w:sz="0" w:space="0" w:color="auto"/>
        <w:right w:val="none" w:sz="0" w:space="0" w:color="auto"/>
      </w:divBdr>
    </w:div>
    <w:div w:id="1932278877">
      <w:bodyDiv w:val="1"/>
      <w:marLeft w:val="0"/>
      <w:marRight w:val="0"/>
      <w:marTop w:val="0"/>
      <w:marBottom w:val="0"/>
      <w:divBdr>
        <w:top w:val="none" w:sz="0" w:space="0" w:color="auto"/>
        <w:left w:val="none" w:sz="0" w:space="0" w:color="auto"/>
        <w:bottom w:val="none" w:sz="0" w:space="0" w:color="auto"/>
        <w:right w:val="none" w:sz="0" w:space="0" w:color="auto"/>
      </w:divBdr>
    </w:div>
    <w:div w:id="1981106477">
      <w:bodyDiv w:val="1"/>
      <w:marLeft w:val="0"/>
      <w:marRight w:val="0"/>
      <w:marTop w:val="0"/>
      <w:marBottom w:val="0"/>
      <w:divBdr>
        <w:top w:val="none" w:sz="0" w:space="0" w:color="auto"/>
        <w:left w:val="none" w:sz="0" w:space="0" w:color="auto"/>
        <w:bottom w:val="none" w:sz="0" w:space="0" w:color="auto"/>
        <w:right w:val="none" w:sz="0" w:space="0" w:color="auto"/>
      </w:divBdr>
    </w:div>
    <w:div w:id="1985230045">
      <w:bodyDiv w:val="1"/>
      <w:marLeft w:val="0"/>
      <w:marRight w:val="0"/>
      <w:marTop w:val="0"/>
      <w:marBottom w:val="0"/>
      <w:divBdr>
        <w:top w:val="none" w:sz="0" w:space="0" w:color="auto"/>
        <w:left w:val="none" w:sz="0" w:space="0" w:color="auto"/>
        <w:bottom w:val="none" w:sz="0" w:space="0" w:color="auto"/>
        <w:right w:val="none" w:sz="0" w:space="0" w:color="auto"/>
      </w:divBdr>
    </w:div>
    <w:div w:id="1993870869">
      <w:bodyDiv w:val="1"/>
      <w:marLeft w:val="0"/>
      <w:marRight w:val="0"/>
      <w:marTop w:val="0"/>
      <w:marBottom w:val="0"/>
      <w:divBdr>
        <w:top w:val="none" w:sz="0" w:space="0" w:color="auto"/>
        <w:left w:val="none" w:sz="0" w:space="0" w:color="auto"/>
        <w:bottom w:val="none" w:sz="0" w:space="0" w:color="auto"/>
        <w:right w:val="none" w:sz="0" w:space="0" w:color="auto"/>
      </w:divBdr>
    </w:div>
    <w:div w:id="2058434404">
      <w:bodyDiv w:val="1"/>
      <w:marLeft w:val="0"/>
      <w:marRight w:val="0"/>
      <w:marTop w:val="0"/>
      <w:marBottom w:val="0"/>
      <w:divBdr>
        <w:top w:val="none" w:sz="0" w:space="0" w:color="auto"/>
        <w:left w:val="none" w:sz="0" w:space="0" w:color="auto"/>
        <w:bottom w:val="none" w:sz="0" w:space="0" w:color="auto"/>
        <w:right w:val="none" w:sz="0" w:space="0" w:color="auto"/>
      </w:divBdr>
    </w:div>
    <w:div w:id="2069646191">
      <w:bodyDiv w:val="1"/>
      <w:marLeft w:val="0"/>
      <w:marRight w:val="0"/>
      <w:marTop w:val="0"/>
      <w:marBottom w:val="0"/>
      <w:divBdr>
        <w:top w:val="none" w:sz="0" w:space="0" w:color="auto"/>
        <w:left w:val="none" w:sz="0" w:space="0" w:color="auto"/>
        <w:bottom w:val="none" w:sz="0" w:space="0" w:color="auto"/>
        <w:right w:val="none" w:sz="0" w:space="0" w:color="auto"/>
      </w:divBdr>
    </w:div>
    <w:div w:id="2085254760">
      <w:bodyDiv w:val="1"/>
      <w:marLeft w:val="0"/>
      <w:marRight w:val="0"/>
      <w:marTop w:val="0"/>
      <w:marBottom w:val="0"/>
      <w:divBdr>
        <w:top w:val="none" w:sz="0" w:space="0" w:color="auto"/>
        <w:left w:val="none" w:sz="0" w:space="0" w:color="auto"/>
        <w:bottom w:val="none" w:sz="0" w:space="0" w:color="auto"/>
        <w:right w:val="none" w:sz="0" w:space="0" w:color="auto"/>
      </w:divBdr>
    </w:div>
    <w:div w:id="2094551225">
      <w:bodyDiv w:val="1"/>
      <w:marLeft w:val="0"/>
      <w:marRight w:val="0"/>
      <w:marTop w:val="0"/>
      <w:marBottom w:val="0"/>
      <w:divBdr>
        <w:top w:val="none" w:sz="0" w:space="0" w:color="auto"/>
        <w:left w:val="none" w:sz="0" w:space="0" w:color="auto"/>
        <w:bottom w:val="none" w:sz="0" w:space="0" w:color="auto"/>
        <w:right w:val="none" w:sz="0" w:space="0" w:color="auto"/>
      </w:divBdr>
    </w:div>
    <w:div w:id="2116971694">
      <w:bodyDiv w:val="1"/>
      <w:marLeft w:val="0"/>
      <w:marRight w:val="0"/>
      <w:marTop w:val="0"/>
      <w:marBottom w:val="0"/>
      <w:divBdr>
        <w:top w:val="none" w:sz="0" w:space="0" w:color="auto"/>
        <w:left w:val="none" w:sz="0" w:space="0" w:color="auto"/>
        <w:bottom w:val="none" w:sz="0" w:space="0" w:color="auto"/>
        <w:right w:val="none" w:sz="0" w:space="0" w:color="auto"/>
      </w:divBdr>
    </w:div>
    <w:div w:id="214584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pn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1.xml"/><Relationship Id="rId42"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30.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customXml" Target="ink/ink2.xml"/><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customXml" Target="ink/ink1.xm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 Id="rId43" Type="http://schemas.microsoft.com/office/2011/relationships/people" Target="peop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8-31T15:16:50.573"/>
    </inkml:context>
    <inkml:brush xml:id="br0">
      <inkml:brushProperty name="height" value="0.053" units="cm"/>
    </inkml:brush>
  </inkml:definitions>
  <inkml:trace contextRef="#ctx0" brushRef="#br0">0 0 32607,'0'0'0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1-04T20:41:41.796"/>
    </inkml:context>
    <inkml:brush xml:id="br0">
      <inkml:brushProperty name="width" value="0.04" units="cm"/>
      <inkml:brushProperty name="height" value="0.04" units="cm"/>
    </inkml:brush>
  </inkml:definitions>
  <inkml:trace contextRef="#ctx0" brushRef="#br0">4352 910 32767,'-92'-92'0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AASHTOLRFD</b:Tag>
    <b:SourceType>Misc</b:SourceType>
    <b:Guid>{5D9541EC-32CA-4AE0-BAAF-F5C31B5FB723}</b:Guid>
    <b:Author>
      <b:Author>
        <b:Corporate>AASHTO, American Association of State Highway and Transportation Officials</b:Corporate>
      </b:Author>
    </b:Author>
    <b:Title>AASHTO LRFD Bridge Design Specifications</b:Title>
    <b:Year>2014</b:Year>
    <b:City>Washington, D.C.</b:City>
    <b:Publisher>American Association of State Highway and Transportation Officials</b:Publisher>
    <b:Edition>6th Edition</b:Edition>
    <b:Comments>U.S. Customary Units</b:Comments>
    <b:RefOrder>4</b:RefOrder>
  </b:Source>
  <b:Source>
    <b:Tag>Whi12</b:Tag>
    <b:SourceType>Report</b:SourceType>
    <b:Guid>{276BED5D-143A-4173-81B1-4A8FB3444D63}</b:Guid>
    <b:Title>NCHRP 12-79 Guidelines for analytical Methods and Erection Engineering of Curved and Skewed Steel Deck-Girder Bridges</b:Title>
    <b:Year>2012</b:Year>
    <b:City>Washington, D.C.</b:City>
    <b:Publisher>National Cooperative Highway Research Program</b:Publisher>
    <b:Author>
      <b:Author>
        <b:NameList>
          <b:Person>
            <b:Last>White</b:Last>
            <b:First>et.</b:First>
            <b:Middle>al.</b:Middle>
          </b:Person>
        </b:NameList>
      </b:Author>
    </b:Author>
    <b:Institution>Transportation Research Board</b:Institution>
    <b:RefOrder>2</b:RefOrder>
  </b:Source>
  <b:Source>
    <b:Tag>Dav15</b:Tag>
    <b:SourceType>Misc</b:SourceType>
    <b:Guid>{FC9F7D75-D046-4226-9ECE-49842C2A37B7}</b:Guid>
    <b:Title>Examination of Bridge Performance through the Extension of Simulation Modeling and Structural Identification of Large Populations of Structures</b:Title>
    <b:Year>2015</b:Year>
    <b:Author>
      <b:Author>
        <b:NameList>
          <b:Person>
            <b:Last>David M. Masceri</b:Last>
            <b:First>Ph.D.</b:First>
          </b:Person>
        </b:NameList>
      </b:Author>
    </b:Author>
    <b:PublicationTitle>Doctorial Dissertation</b:PublicationTitle>
    <b:Month>September</b:Month>
    <b:RefOrder>1</b:RefOrder>
  </b:Source>
  <b:Source>
    <b:Tag>Dav14</b:Tag>
    <b:SourceType>Report</b:SourceType>
    <b:Guid>{23AB0A51-A830-4546-A33F-8156D44AEDE0}</b:Guid>
    <b:Title>NCHRP 12-103 Bridge Superstructure Tolerance to Total and Differential Foundation Movements Phase I Report</b:Title>
    <b:Year>2014</b:Year>
    <b:City>Washington, D.C.</b:City>
    <b:Publisher>National Cooperative Highway Research Program</b:Publisher>
    <b:Author>
      <b:Author>
        <b:NameList>
          <b:Person>
            <b:Last>David Masceri</b:Last>
            <b:First>John</b:First>
            <b:Middle>Braley, Nick Romano, and Franklin Moon</b:Middle>
          </b:Person>
        </b:NameList>
      </b:Author>
    </b:Author>
    <b:Institution>Transportation Research Board</b:Institution>
    <b:RefOrder>3</b:RefOrder>
  </b:Source>
  <b:Source>
    <b:Tag>AAS14</b:Tag>
    <b:SourceType>Misc</b:SourceType>
    <b:Guid>{0F46AFE4-E5DF-487D-8B21-782C3D6E736B}</b:Guid>
    <b:Author>
      <b:Author>
        <b:Corporate>AASHTO, American Association of State Highway and Transportation Officials</b:Corporate>
      </b:Author>
    </b:Author>
    <b:Title>AASHTO Manual for Bridge Evaluation</b:Title>
    <b:Year>2014</b:Year>
    <b:Publisher>American Association of State Highway and Transportation Officials</b:Publisher>
    <b:Edition>2nd Edition</b:Edition>
    <b:City>Washington, D.C.</b:City>
    <b:RefOrder>5</b:RefOrder>
  </b:Source>
</b:Sources>
</file>

<file path=customXml/itemProps1.xml><?xml version="1.0" encoding="utf-8"?>
<ds:datastoreItem xmlns:ds="http://schemas.openxmlformats.org/officeDocument/2006/customXml" ds:itemID="{6CCC865F-2DBF-40D7-82FD-CE3509A78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50</Pages>
  <Words>11514</Words>
  <Characters>65635</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76996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Romano</dc:creator>
  <cp:lastModifiedBy>John Braley</cp:lastModifiedBy>
  <cp:revision>3</cp:revision>
  <dcterms:created xsi:type="dcterms:W3CDTF">2016-12-15T17:53:00Z</dcterms:created>
  <dcterms:modified xsi:type="dcterms:W3CDTF">2016-12-15T18:42:00Z</dcterms:modified>
</cp:coreProperties>
</file>